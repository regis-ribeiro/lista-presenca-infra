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0288" w:rsidRPr="009048A6" w:rsidRDefault="009048A6">
      <w:pPr>
        <w:spacing w:before="2880" w:after="480"/>
        <w:jc w:val="center"/>
        <w:rPr>
          <w:lang w:val="en-US"/>
        </w:rPr>
      </w:pPr>
      <w:r w:rsidRPr="009048A6">
        <w:rPr>
          <w:b/>
          <w:bCs/>
          <w:color w:val="1A3C5E"/>
          <w:sz w:val="56"/>
          <w:szCs w:val="56"/>
          <w:lang w:val="en-US"/>
        </w:rPr>
        <w:t>CLUSTER HAT + K3S</w:t>
      </w:r>
    </w:p>
    <w:p w:rsidR="00040288" w:rsidRPr="009048A6" w:rsidRDefault="009048A6">
      <w:pPr>
        <w:spacing w:after="240"/>
        <w:jc w:val="center"/>
        <w:rPr>
          <w:lang w:val="en-US"/>
        </w:rPr>
      </w:pPr>
      <w:r w:rsidRPr="009048A6">
        <w:rPr>
          <w:color w:val="2E6DA4"/>
          <w:sz w:val="36"/>
          <w:szCs w:val="36"/>
          <w:lang w:val="en-US"/>
        </w:rPr>
        <w:t xml:space="preserve">Manual de </w:t>
      </w:r>
      <w:proofErr w:type="spellStart"/>
      <w:r w:rsidRPr="009048A6">
        <w:rPr>
          <w:color w:val="2E6DA4"/>
          <w:sz w:val="36"/>
          <w:szCs w:val="36"/>
          <w:lang w:val="en-US"/>
        </w:rPr>
        <w:t>Operações</w:t>
      </w:r>
      <w:proofErr w:type="spellEnd"/>
      <w:r w:rsidRPr="009048A6">
        <w:rPr>
          <w:color w:val="2E6DA4"/>
          <w:sz w:val="36"/>
          <w:szCs w:val="36"/>
          <w:lang w:val="en-US"/>
        </w:rPr>
        <w:t xml:space="preserve"> &amp; </w:t>
      </w:r>
      <w:proofErr w:type="spellStart"/>
      <w:r w:rsidRPr="009048A6">
        <w:rPr>
          <w:color w:val="2E6DA4"/>
          <w:sz w:val="36"/>
          <w:szCs w:val="36"/>
          <w:lang w:val="en-US"/>
        </w:rPr>
        <w:t>Guia</w:t>
      </w:r>
      <w:proofErr w:type="spellEnd"/>
      <w:r w:rsidRPr="009048A6">
        <w:rPr>
          <w:color w:val="2E6DA4"/>
          <w:sz w:val="36"/>
          <w:szCs w:val="36"/>
          <w:lang w:val="en-US"/>
        </w:rPr>
        <w:t xml:space="preserve"> Hands-On</w:t>
      </w:r>
    </w:p>
    <w:p w:rsidR="00040288" w:rsidRPr="009048A6" w:rsidRDefault="009048A6">
      <w:pPr>
        <w:spacing w:after="120"/>
        <w:jc w:val="center"/>
        <w:rPr>
          <w:lang w:val="en-US"/>
        </w:rPr>
      </w:pPr>
      <w:r w:rsidRPr="009048A6">
        <w:rPr>
          <w:i/>
          <w:iCs/>
          <w:color w:val="555555"/>
          <w:lang w:val="en-US"/>
        </w:rPr>
        <w:t>Raspberry Pi 5 + Pi Zero 2W | K3s | Vault | GitHub Actions | CI/CD</w:t>
      </w:r>
    </w:p>
    <w:p w:rsidR="00040288" w:rsidRDefault="009048A6">
      <w:pPr>
        <w:spacing w:before="240"/>
        <w:jc w:val="center"/>
      </w:pPr>
      <w:r>
        <w:rPr>
          <w:color w:val="888888"/>
          <w:sz w:val="20"/>
          <w:szCs w:val="20"/>
        </w:rPr>
        <w:t xml:space="preserve">Autor: </w:t>
      </w:r>
      <w:proofErr w:type="spellStart"/>
      <w:r>
        <w:rPr>
          <w:color w:val="888888"/>
          <w:sz w:val="20"/>
          <w:szCs w:val="20"/>
        </w:rPr>
        <w:t>regisribeiro</w:t>
      </w:r>
      <w:proofErr w:type="spellEnd"/>
      <w:r>
        <w:rPr>
          <w:color w:val="888888"/>
          <w:sz w:val="20"/>
          <w:szCs w:val="20"/>
        </w:rPr>
        <w:t xml:space="preserve"> | Ambiente: Home </w:t>
      </w:r>
      <w:proofErr w:type="spellStart"/>
      <w:r>
        <w:rPr>
          <w:color w:val="888888"/>
          <w:sz w:val="20"/>
          <w:szCs w:val="20"/>
        </w:rPr>
        <w:t>Lab</w:t>
      </w:r>
      <w:proofErr w:type="spellEnd"/>
      <w:r>
        <w:rPr>
          <w:color w:val="888888"/>
          <w:sz w:val="20"/>
          <w:szCs w:val="20"/>
        </w:rPr>
        <w:t xml:space="preserve"> | Revisado: </w:t>
      </w:r>
      <w:proofErr w:type="gramStart"/>
      <w:r>
        <w:rPr>
          <w:color w:val="888888"/>
          <w:sz w:val="20"/>
          <w:szCs w:val="20"/>
        </w:rPr>
        <w:t>Abril</w:t>
      </w:r>
      <w:proofErr w:type="gramEnd"/>
      <w:r>
        <w:rPr>
          <w:color w:val="888888"/>
          <w:sz w:val="20"/>
          <w:szCs w:val="20"/>
        </w:rPr>
        <w:t xml:space="preserve"> 2026</w:t>
      </w:r>
    </w:p>
    <w:p w:rsidR="00040288" w:rsidRDefault="009048A6">
      <w:r>
        <w:br w:type="page"/>
      </w:r>
    </w:p>
    <w:p w:rsidR="00040288" w:rsidRDefault="009048A6">
      <w:pPr>
        <w:pStyle w:val="Ttulo1"/>
      </w:pPr>
      <w:r>
        <w:lastRenderedPageBreak/>
        <w:t>Sumário Executivo</w:t>
      </w:r>
    </w:p>
    <w:p w:rsidR="00040288" w:rsidRDefault="009048A6">
      <w:pPr>
        <w:spacing w:before="80" w:after="80"/>
      </w:pPr>
      <w:r>
        <w:t xml:space="preserve">Este documento é o registro completo, hands-on e reproduzível de toda a jornada de montagem de um cluster </w:t>
      </w:r>
      <w:proofErr w:type="spellStart"/>
      <w:r>
        <w:t>Kubernetes</w:t>
      </w:r>
      <w:proofErr w:type="spellEnd"/>
      <w:r>
        <w:t xml:space="preserve"> em hardware </w:t>
      </w:r>
      <w:proofErr w:type="spellStart"/>
      <w:r>
        <w:t>bare</w:t>
      </w:r>
      <w:proofErr w:type="spellEnd"/>
      <w:r>
        <w:t>-metal (</w:t>
      </w:r>
      <w:proofErr w:type="spellStart"/>
      <w:r>
        <w:t>Raspberry</w:t>
      </w:r>
      <w:proofErr w:type="spellEnd"/>
      <w:r>
        <w:t xml:space="preserve"> Pi), passando por otimização de recursos, segurança com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pipeline CI/CD com GitHub </w:t>
      </w:r>
      <w:proofErr w:type="spellStart"/>
      <w:r>
        <w:t>Actions</w:t>
      </w:r>
      <w:proofErr w:type="spellEnd"/>
      <w:r>
        <w:t xml:space="preserve"> e testes de carga com Apache </w:t>
      </w:r>
      <w:proofErr w:type="spellStart"/>
      <w:r>
        <w:t>JMeter</w:t>
      </w:r>
      <w:proofErr w:type="spellEnd"/>
      <w:r>
        <w:t>.</w:t>
      </w:r>
    </w:p>
    <w:p w:rsidR="00040288" w:rsidRDefault="009048A6">
      <w:pPr>
        <w:spacing w:before="80" w:after="80"/>
      </w:pPr>
      <w:r>
        <w:t xml:space="preserve">O ambiente final consiste em um nó </w:t>
      </w:r>
      <w:proofErr w:type="spellStart"/>
      <w:r>
        <w:t>control</w:t>
      </w:r>
      <w:proofErr w:type="spellEnd"/>
      <w:r>
        <w:t>-plane (</w:t>
      </w:r>
      <w:proofErr w:type="spellStart"/>
      <w:r>
        <w:t>Raspberry</w:t>
      </w:r>
      <w:proofErr w:type="spellEnd"/>
      <w:r>
        <w:t xml:space="preserve"> Pi 5 com SSD </w:t>
      </w:r>
      <w:proofErr w:type="spellStart"/>
      <w:r>
        <w:t>NVMe</w:t>
      </w:r>
      <w:proofErr w:type="spellEnd"/>
      <w:r>
        <w:t xml:space="preserve">) e quatro </w:t>
      </w:r>
      <w:proofErr w:type="spellStart"/>
      <w:r>
        <w:t>worker</w:t>
      </w:r>
      <w:proofErr w:type="spellEnd"/>
      <w:r>
        <w:t xml:space="preserve"> nodes (</w:t>
      </w:r>
      <w:proofErr w:type="spellStart"/>
      <w:r>
        <w:t>Raspberry</w:t>
      </w:r>
      <w:proofErr w:type="spellEnd"/>
      <w:r>
        <w:t xml:space="preserve"> Pi Zero 2W via Cluster HAT da 8086 </w:t>
      </w:r>
      <w:proofErr w:type="spellStart"/>
      <w:r>
        <w:t>Consultancy</w:t>
      </w:r>
      <w:proofErr w:type="spellEnd"/>
      <w:r>
        <w:t xml:space="preserve">), rodando a distribuição K3s do </w:t>
      </w:r>
      <w:proofErr w:type="spellStart"/>
      <w:r>
        <w:t>Kubernetes</w:t>
      </w:r>
      <w:proofErr w:type="spellEnd"/>
      <w:r>
        <w:t xml:space="preserve"> com: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MetalLB</w:t>
      </w:r>
      <w:proofErr w:type="spellEnd"/>
      <w:r>
        <w:t xml:space="preserve"> como </w:t>
      </w:r>
      <w:proofErr w:type="spellStart"/>
      <w:r>
        <w:t>provisionador</w:t>
      </w:r>
      <w:proofErr w:type="spellEnd"/>
      <w:r>
        <w:t xml:space="preserve"> de </w:t>
      </w:r>
      <w:proofErr w:type="spellStart"/>
      <w:r>
        <w:t>LoadBalancer</w:t>
      </w:r>
      <w:proofErr w:type="spellEnd"/>
      <w:r>
        <w:t xml:space="preserve"> na rede local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NGINX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para roteamento de domínio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Cert</w:t>
      </w:r>
      <w:proofErr w:type="spellEnd"/>
      <w:r>
        <w:t xml:space="preserve">-Manager para certificados SSL </w:t>
      </w:r>
      <w:proofErr w:type="spellStart"/>
      <w:r>
        <w:t>auto-assinados</w:t>
      </w:r>
      <w:proofErr w:type="spellEnd"/>
      <w:r>
        <w:t xml:space="preserve"> locais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para injeção de segredos em memória RAM (Zero Trust)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HPA (Horizontal </w:t>
      </w:r>
      <w:proofErr w:type="spellStart"/>
      <w:r>
        <w:t>Pod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>) para escala automática até 4 réplicas</w:t>
      </w:r>
    </w:p>
    <w:p w:rsidR="00040288" w:rsidRPr="009048A6" w:rsidRDefault="009048A6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048A6">
        <w:rPr>
          <w:lang w:val="en-US"/>
        </w:rPr>
        <w:t>Pipeline CI/CD: GitHub Actions + Docker Hub + self-hosted runner ARM64</w:t>
      </w:r>
    </w:p>
    <w:p w:rsidR="00040288" w:rsidRPr="009048A6" w:rsidRDefault="00040288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:rsidR="00040288" w:rsidRDefault="009048A6">
      <w:pPr>
        <w:pStyle w:val="Ttulo1"/>
      </w:pPr>
      <w:r>
        <w:t>1. Inventário de Hardware</w:t>
      </w:r>
    </w:p>
    <w:p w:rsidR="00040288" w:rsidRDefault="009048A6">
      <w:pPr>
        <w:pStyle w:val="Ttulo2"/>
      </w:pPr>
      <w:r>
        <w:t>1.1 Topologia do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pi-srv5 (Master)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Raspberry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Pi 5 • 2 GB RAM • </w:t>
            </w:r>
            <w:ins w:id="0" w:author="Regis Ribeiro" w:date="2026-05-19T09:09:00Z">
              <w:r w:rsidR="00D52A50">
                <w:rPr>
                  <w:rFonts w:ascii="Courier New" w:eastAsia="Courier New" w:hAnsi="Courier New" w:cs="Courier New"/>
                  <w:sz w:val="20"/>
                  <w:szCs w:val="20"/>
                </w:rPr>
                <w:t xml:space="preserve">2 </w:t>
              </w:r>
            </w:ins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SSD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NVMe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PCIe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 • IP: 192.168.1.245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pi-srv6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Raspberry Pi Zero 2W • 512 MB RAM • SD Card • IP: 192.168.1.79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pi-srv7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Raspberry Pi Zero 2W • 512 MB RAM • SD Card • IP: 192.168.1.80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pi-srv8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Raspberry Pi Zero 2W • 512 MB RAM • SD Card • IP: 192.168.1.85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pi-srv9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Raspberry Pi Zero 2W • 512 MB RAM • SD Card • IP: 192.168.1.86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Cluster HAT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8086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Consultancy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v2.5 • Modo: CBRIDGE</w:t>
            </w:r>
            <w:del w:id="1" w:author="Regis Ribeiro" w:date="2026-05-19T09:12:00Z">
              <w:r w:rsidDel="00D52A50">
                <w:rPr>
                  <w:rFonts w:ascii="Courier New" w:eastAsia="Courier New" w:hAnsi="Courier New" w:cs="Courier New"/>
                  <w:sz w:val="20"/>
                  <w:szCs w:val="20"/>
                </w:rPr>
                <w:delText xml:space="preserve"> → migrado para CNAT</w:delText>
              </w:r>
            </w:del>
          </w:p>
        </w:tc>
      </w:tr>
      <w:tr w:rsidR="00D52A50" w:rsidRP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DNS/DHCP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Tinkerboard</w:t>
            </w:r>
            <w:proofErr w:type="spellEnd"/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• </w:t>
            </w:r>
            <w:proofErr w:type="spellStart"/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Armbian</w:t>
            </w:r>
            <w:proofErr w:type="spellEnd"/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ARMv7 • Pi-hole + Nginx Proxy Manager • IP: 192.168.1.240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pi-srv2 (Build)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Raspberry Pi 5 • 16 GB RAM • Runner GitHub Actions ARM64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Workstation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MacOS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MacRegis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•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k3sup, k9s,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JMeter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Docker Desktop</w:t>
            </w:r>
          </w:p>
        </w:tc>
      </w:tr>
    </w:tbl>
    <w:p w:rsidR="00040288" w:rsidRDefault="009048A6">
      <w:pPr>
        <w:pStyle w:val="Ttulo2"/>
      </w:pPr>
      <w:r>
        <w:t>1.2 Imagens Utilizadas (</w:t>
      </w:r>
      <w:proofErr w:type="spellStart"/>
      <w:r>
        <w:t>ClusterCTRL</w:t>
      </w:r>
      <w:proofErr w:type="spellEnd"/>
      <w:r>
        <w:t>)</w:t>
      </w:r>
    </w:p>
    <w:p w:rsidR="00040288" w:rsidRPr="009048A6" w:rsidRDefault="009048A6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048A6">
        <w:rPr>
          <w:lang w:val="en-US"/>
        </w:rPr>
        <w:t xml:space="preserve">Control Plane: </w:t>
      </w:r>
      <w:proofErr w:type="spellStart"/>
      <w:r w:rsidRPr="009048A6">
        <w:rPr>
          <w:lang w:val="en-US"/>
        </w:rPr>
        <w:t>imagem</w:t>
      </w:r>
      <w:proofErr w:type="spellEnd"/>
      <w:r w:rsidRPr="009048A6">
        <w:rPr>
          <w:lang w:val="en-US"/>
        </w:rPr>
        <w:t xml:space="preserve"> headless CBRIDGE/CNAT do site clusterctrl.com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Pi Zeros: imagens </w:t>
      </w:r>
      <w:proofErr w:type="spellStart"/>
      <w:r>
        <w:t>headless</w:t>
      </w:r>
      <w:proofErr w:type="spellEnd"/>
      <w:r>
        <w:t xml:space="preserve"> do site clusterctrl.com com suporte a USB Gadget (RNDIS)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lastRenderedPageBreak/>
        <w:t xml:space="preserve">📌 Nota: </w:t>
      </w:r>
      <w:r>
        <w:rPr>
          <w:color w:val="555555"/>
          <w:sz w:val="20"/>
          <w:szCs w:val="20"/>
        </w:rPr>
        <w:t>O modo CNAT foi adotado para economia de RAM em relação ao CBRIDGE. Os Pi Zeros acessam a rede via NAT pelo Pi 5.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2. Preparação Inicial dos Nós</w:t>
      </w:r>
    </w:p>
    <w:p w:rsidR="00040288" w:rsidRDefault="009048A6">
      <w:pPr>
        <w:pStyle w:val="Ttulo2"/>
      </w:pPr>
      <w:r>
        <w:t>2.1 Configurar o Pi Zero (SD Card)</w:t>
      </w:r>
    </w:p>
    <w:p w:rsidR="00040288" w:rsidRDefault="009048A6">
      <w:pPr>
        <w:spacing w:before="80" w:after="80"/>
      </w:pPr>
      <w:r>
        <w:t>Na partição de boot do SD Card, criar dois arquivos antes de inserir nos Pi Zeros:</w:t>
      </w:r>
    </w:p>
    <w:p w:rsidR="00040288" w:rsidRDefault="009048A6">
      <w:pPr>
        <w:pStyle w:val="Ttulo3"/>
      </w:pPr>
      <w:r>
        <w:t>Arquivo 1: /boot/</w:t>
      </w:r>
      <w:proofErr w:type="spellStart"/>
      <w:r>
        <w:t>ssh</w:t>
      </w:r>
      <w:proofErr w:type="spellEnd"/>
    </w:p>
    <w:p w:rsidR="00040288" w:rsidRDefault="009048A6">
      <w:pPr>
        <w:spacing w:before="80" w:after="80"/>
      </w:pPr>
      <w:r>
        <w:t>Arquivo vazio (sem extensão). Habilita acesso SSH no primeiro boot.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touch /Volumes/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bootfs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MacOS</w:t>
      </w:r>
    </w:p>
    <w:p w:rsidR="00040288" w:rsidRPr="009048A6" w:rsidRDefault="009048A6">
      <w:pPr>
        <w:pStyle w:val="Ttulo3"/>
        <w:rPr>
          <w:lang w:val="en-US"/>
        </w:rPr>
      </w:pPr>
      <w:proofErr w:type="spellStart"/>
      <w:r w:rsidRPr="009048A6">
        <w:rPr>
          <w:lang w:val="en-US"/>
        </w:rPr>
        <w:t>Arquivo</w:t>
      </w:r>
      <w:proofErr w:type="spellEnd"/>
      <w:r w:rsidRPr="009048A6">
        <w:rPr>
          <w:lang w:val="en-US"/>
        </w:rPr>
        <w:t xml:space="preserve"> 2: /boot/userconf.txt</w:t>
      </w:r>
    </w:p>
    <w:p w:rsidR="00040288" w:rsidRDefault="009048A6">
      <w:pPr>
        <w:spacing w:before="80" w:after="80"/>
      </w:pPr>
      <w:r>
        <w:t xml:space="preserve">Contém credenciais do usuário no formato </w:t>
      </w:r>
      <w:proofErr w:type="spellStart"/>
      <w:r>
        <w:t>usuario:senha_hash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Gerar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 senha: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suasenha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-6 -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stdin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Conteúdo do arquivo: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regisribeiro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:$6$salt$hash_gerado_aqui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>A senha criptografada (</w:t>
      </w:r>
      <w:proofErr w:type="spellStart"/>
      <w:r>
        <w:rPr>
          <w:color w:val="555555"/>
          <w:sz w:val="20"/>
          <w:szCs w:val="20"/>
        </w:rPr>
        <w:t>hash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bcrypt</w:t>
      </w:r>
      <w:proofErr w:type="spellEnd"/>
      <w:r>
        <w:rPr>
          <w:color w:val="555555"/>
          <w:sz w:val="20"/>
          <w:szCs w:val="20"/>
        </w:rPr>
        <w:t xml:space="preserve"> com </w:t>
      </w:r>
      <w:proofErr w:type="spellStart"/>
      <w:r>
        <w:rPr>
          <w:color w:val="555555"/>
          <w:sz w:val="20"/>
          <w:szCs w:val="20"/>
        </w:rPr>
        <w:t>openssl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passwd</w:t>
      </w:r>
      <w:proofErr w:type="spellEnd"/>
      <w:r>
        <w:rPr>
          <w:color w:val="555555"/>
          <w:sz w:val="20"/>
          <w:szCs w:val="20"/>
        </w:rPr>
        <w:t xml:space="preserve"> -6) é obrigatória nas versões recentes do </w:t>
      </w:r>
      <w:proofErr w:type="spellStart"/>
      <w:r>
        <w:rPr>
          <w:color w:val="555555"/>
          <w:sz w:val="20"/>
          <w:szCs w:val="20"/>
        </w:rPr>
        <w:t>Raspberry</w:t>
      </w:r>
      <w:proofErr w:type="spellEnd"/>
      <w:r>
        <w:rPr>
          <w:color w:val="555555"/>
          <w:sz w:val="20"/>
          <w:szCs w:val="20"/>
        </w:rPr>
        <w:t xml:space="preserve"> Pi OS.</w:t>
      </w:r>
    </w:p>
    <w:p w:rsidR="00040288" w:rsidRDefault="009048A6">
      <w:pPr>
        <w:pStyle w:val="Ttulo2"/>
      </w:pPr>
      <w:r>
        <w:t>2.2 Conectar o Cluster HAT via USB</w:t>
      </w:r>
    </w:p>
    <w:p w:rsidR="00040288" w:rsidRDefault="009048A6">
      <w:pPr>
        <w:spacing w:before="80" w:after="80"/>
      </w:pPr>
      <w:r>
        <w:t>Conectar o cabo USB de dados (não apenas energia) entre o Pi 5 e a placa Cluster HAT. Sem isso, os Pi Zeros não são reconhecidos como dispositivos de rede (RNDIS).</w:t>
      </w:r>
    </w:p>
    <w:p w:rsidR="00040288" w:rsidRDefault="009048A6">
      <w:pPr>
        <w:spacing w:before="80" w:after="80"/>
      </w:pPr>
      <w:r>
        <w:t>Verificar reconhecimento: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lsusb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Deve listar: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Netchip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Technology, Inc. Linux-USB Ethernet/RNDIS Gadget</w:t>
      </w:r>
    </w:p>
    <w:p w:rsidR="00040288" w:rsidRDefault="009048A6">
      <w:pPr>
        <w:pStyle w:val="Ttulo2"/>
      </w:pPr>
      <w:r>
        <w:t>2.3 Ajuste de Data/Hora (NTP)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No Pi 5: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timedatectl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set-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timezone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America/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Sao_Paulo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restart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systemd-timesyncd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timedatectl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verificar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System clock synchronized: yes</w:t>
      </w:r>
    </w:p>
    <w:p w:rsidR="00040288" w:rsidRPr="009048A6" w:rsidRDefault="00040288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:rsidR="00040288" w:rsidRDefault="009048A6">
      <w:pPr>
        <w:pStyle w:val="Ttulo1"/>
      </w:pPr>
      <w:r>
        <w:t>3. Otimização do Sistema Operacional (Pi Zero)</w:t>
      </w:r>
    </w:p>
    <w:p w:rsidR="00040288" w:rsidRDefault="009048A6">
      <w:pPr>
        <w:pStyle w:val="Ttulo2"/>
      </w:pPr>
      <w:r>
        <w:t>3.1 Redução de Memória da GPU</w:t>
      </w:r>
    </w:p>
    <w:p w:rsidR="00040288" w:rsidRDefault="009048A6">
      <w:pPr>
        <w:spacing w:before="80" w:after="80"/>
      </w:pPr>
      <w:r>
        <w:t>Editar /boot/firmware/config.txt em cada Pi Zero: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nano /boot/firmware/config.txt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Adicionar ao final do arquivo: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gpu_mem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=16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dtoverlay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=disable-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wifi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dtoverlay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=disable-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bt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Overclock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mínimo seguro (com dissipador instalado):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arm_freq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=1200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over_voltage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=2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core_freq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=500</w:t>
      </w:r>
    </w:p>
    <w:p w:rsidR="00040288" w:rsidRDefault="009048A6">
      <w:pPr>
        <w:pStyle w:val="Ttulo2"/>
      </w:pPr>
      <w:r>
        <w:t>3.2 Desabilitar Serviços Desnecessários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bluetooth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disable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wpa_supplicant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disable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triggerhappy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disable apt-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daily.timer</w:t>
      </w:r>
      <w:proofErr w:type="spellEnd"/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disable apt-daily-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upgrade.timer</w:t>
      </w:r>
      <w:proofErr w:type="spellEnd"/>
      <w:proofErr w:type="gramEnd"/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reboot</w:t>
      </w:r>
    </w:p>
    <w:p w:rsidR="00040288" w:rsidRDefault="009048A6">
      <w:pPr>
        <w:pStyle w:val="Ttulo2"/>
      </w:pPr>
      <w:r>
        <w:t>3.3 Desligar Saída HDMI</w:t>
      </w:r>
    </w:p>
    <w:p w:rsidR="00040288" w:rsidRDefault="009048A6">
      <w:pPr>
        <w:spacing w:before="80" w:after="80"/>
      </w:pPr>
      <w:r>
        <w:t>Adicionar em 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t xml:space="preserve"> antes do </w:t>
      </w:r>
      <w:proofErr w:type="spellStart"/>
      <w:r>
        <w:t>exit</w:t>
      </w:r>
      <w:proofErr w:type="spellEnd"/>
      <w:r>
        <w:t xml:space="preserve"> 0: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tvservice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-o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Com essas otimizações o SO consome entre 45–60 MB em </w:t>
      </w:r>
      <w:proofErr w:type="spellStart"/>
      <w:r>
        <w:rPr>
          <w:color w:val="555555"/>
          <w:sz w:val="20"/>
          <w:szCs w:val="20"/>
        </w:rPr>
        <w:t>idle</w:t>
      </w:r>
      <w:proofErr w:type="spellEnd"/>
      <w:r>
        <w:rPr>
          <w:color w:val="555555"/>
          <w:sz w:val="20"/>
          <w:szCs w:val="20"/>
        </w:rPr>
        <w:t>, deixando ~400 MB livres para o K3s e aplicações.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4. Instalação do Cluster K3s com k3sup</w:t>
      </w:r>
    </w:p>
    <w:p w:rsidR="00040288" w:rsidRDefault="009048A6">
      <w:pPr>
        <w:pStyle w:val="Ttulo2"/>
      </w:pPr>
      <w:r>
        <w:t>4.1 Pré-requisitos (</w:t>
      </w:r>
      <w:proofErr w:type="spellStart"/>
      <w:r>
        <w:t>MacOS</w:t>
      </w:r>
      <w:proofErr w:type="spellEnd"/>
      <w:r>
        <w:t>)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Instalar k3sup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brew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k3sup</w:t>
      </w:r>
    </w:p>
    <w:p w:rsidR="00040288" w:rsidRDefault="00040288">
      <w:pPr>
        <w:spacing w:before="60" w:after="60"/>
        <w:ind w:left="360"/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Instalar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brew install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Instalar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Helm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brew install helm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Instalar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k9s (monitor visual)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brew install derailed/k9s/k9s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Configurar chave SSH para acesso sem senha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-keygen -t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rsa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-b 4096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-copy-id regisribeiro@192.168.1.245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-copy-id regisribeiro@192.168.1.79   # pi-srv6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-copy-id regisribeiro@192.168.1.80   # pi-srv7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-copy-id regisribeiro@192.168.1.85   # pi-srv8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-copy-id regisribeiro@192.168.1.86   # pi-srv9</w:t>
      </w:r>
    </w:p>
    <w:p w:rsidR="00040288" w:rsidRDefault="009048A6">
      <w:pPr>
        <w:pStyle w:val="Ttulo2"/>
      </w:pPr>
      <w:r>
        <w:lastRenderedPageBreak/>
        <w:t xml:space="preserve">4.2 Instalar o </w:t>
      </w:r>
      <w:proofErr w:type="spellStart"/>
      <w:r>
        <w:t>Control</w:t>
      </w:r>
      <w:proofErr w:type="spellEnd"/>
      <w:r>
        <w:t xml:space="preserve"> Plane (Pi 5)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install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--k3s-version v1.34.6+k3s1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tls-san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Copiar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para uso local no Mac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export KUBECONFIG=$(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pwd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cp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~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/config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get nodes   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Verificar</w:t>
      </w:r>
      <w:proofErr w:type="spellEnd"/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4.3 </w:t>
      </w:r>
      <w:proofErr w:type="spellStart"/>
      <w:r w:rsidRPr="009048A6">
        <w:rPr>
          <w:lang w:val="en-US"/>
        </w:rPr>
        <w:t>Adicionar</w:t>
      </w:r>
      <w:proofErr w:type="spellEnd"/>
      <w:r w:rsidRPr="009048A6">
        <w:rPr>
          <w:lang w:val="en-US"/>
        </w:rPr>
        <w:t xml:space="preserve"> Workers (Pi Zeros)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Obter o token do cluster</w:t>
      </w:r>
    </w:p>
    <w:p w:rsidR="00040288" w:rsidRDefault="009048A6" w:rsidP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rancher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/k3s/server/node-token   # no Pi 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Adicionar cada Pi Zero como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worker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join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192.168.1.79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--server-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\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regisribeiro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--k3s-version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v1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.34.6+k3s1</w:t>
      </w:r>
    </w:p>
    <w:p w:rsidR="00040288" w:rsidRDefault="00040288">
      <w:pPr>
        <w:spacing w:before="60" w:after="60"/>
        <w:ind w:left="360"/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join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192.168.1.80 --server-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--k3s-version v1.34.6+k3s1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join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192.168.1.85 --server-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--k3s-version v1.34.6+k3s1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join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192.168.1.86 --server-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--k3s-version v1.34.6+k3s1</w:t>
      </w:r>
    </w:p>
    <w:p w:rsidR="00040288" w:rsidRDefault="009048A6">
      <w:pPr>
        <w:pStyle w:val="Ttulo2"/>
      </w:pPr>
      <w:r>
        <w:t xml:space="preserve">4.4 Desabilitar </w:t>
      </w:r>
      <w:proofErr w:type="spellStart"/>
      <w:r>
        <w:t>Traefik</w:t>
      </w:r>
      <w:proofErr w:type="spellEnd"/>
      <w:r>
        <w:t xml:space="preserve"> (Nativo do K3s)</w:t>
      </w:r>
    </w:p>
    <w:p w:rsidR="00040288" w:rsidRDefault="009048A6">
      <w:pPr>
        <w:spacing w:before="80" w:after="80"/>
      </w:pPr>
      <w:r>
        <w:t>Editar o serviço do K3s no Pi 5: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/system/k3s.service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Adicionar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traefik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 linha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ExecStart</w:t>
      </w:r>
      <w:proofErr w:type="spellEnd"/>
    </w:p>
    <w:p w:rsidR="00040288" w:rsidRDefault="00040288">
      <w:pPr>
        <w:spacing w:before="60" w:after="60"/>
        <w:ind w:left="360"/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daemon-reload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restart k3s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Limpar resíduos do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Traefik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 cluster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delete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helmchart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traefik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delete deployment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traefik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delete service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traefik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delete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daemonset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svclb-traefik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</w:t>
      </w:r>
    </w:p>
    <w:p w:rsidR="00040288" w:rsidRDefault="009048A6">
      <w:pPr>
        <w:pStyle w:val="Ttulo2"/>
      </w:pPr>
      <w:r>
        <w:t>4.5 Atualizar Versão do K3s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Atualizar o Master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install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--k3s-version v1.34.6+k3s1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Atualizar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Workers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k3sup join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192.168.1.79 --server-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192.168.1.245 --user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regisribeiro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--k3s-version v1.34.6+k3s1</w:t>
      </w:r>
    </w:p>
    <w:p w:rsidR="00040288" w:rsidRDefault="009048A6" w:rsidP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Repetir para .80, .85 e .86</w:t>
      </w:r>
    </w:p>
    <w:p w:rsidR="00040288" w:rsidRDefault="009048A6">
      <w:pPr>
        <w:pStyle w:val="Ttulo2"/>
      </w:pPr>
      <w:r>
        <w:t>5.1 Etiquetar os Nós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Marcar Pi Zeros como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workers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aplicação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label nodes pi-srv6 pi-srv7 pi-srv8 pi-srv9 hardware=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pizero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Verificar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get nodes --show-labels</w:t>
      </w:r>
    </w:p>
    <w:p w:rsidR="00040288" w:rsidRDefault="009048A6">
      <w:pPr>
        <w:pStyle w:val="Ttulo2"/>
      </w:pPr>
      <w:r>
        <w:t xml:space="preserve">5.2 Node </w:t>
      </w:r>
      <w:proofErr w:type="spellStart"/>
      <w:r>
        <w:t>Selector</w:t>
      </w:r>
      <w:proofErr w:type="spellEnd"/>
      <w:r>
        <w:t xml:space="preserve"> nos </w:t>
      </w:r>
      <w:proofErr w:type="spellStart"/>
      <w:r>
        <w:t>Manifests</w:t>
      </w:r>
      <w:proofErr w:type="spellEnd"/>
      <w:r>
        <w:t xml:space="preserve"> YAML</w:t>
      </w:r>
    </w:p>
    <w:p w:rsidR="00040288" w:rsidRDefault="009048A6">
      <w:pPr>
        <w:spacing w:before="80" w:after="80"/>
      </w:pPr>
      <w:r>
        <w:t xml:space="preserve">Todos os </w:t>
      </w:r>
      <w:proofErr w:type="spellStart"/>
      <w:r>
        <w:t>deployments</w:t>
      </w:r>
      <w:proofErr w:type="spellEnd"/>
      <w:r>
        <w:t xml:space="preserve"> de aplicação devem usar </w:t>
      </w:r>
      <w:proofErr w:type="spellStart"/>
      <w:r>
        <w:t>nodeSelector</w:t>
      </w:r>
      <w:proofErr w:type="spellEnd"/>
      <w:r>
        <w:t xml:space="preserve"> para garantir o </w:t>
      </w:r>
      <w:proofErr w:type="spellStart"/>
      <w:r>
        <w:t>pod</w:t>
      </w:r>
      <w:proofErr w:type="spellEnd"/>
      <w:r>
        <w:t xml:space="preserve"> vai para o hardware correto: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Para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que devem rodar nos Pi Zeros: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spec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nodeSelector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hardware: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pizero</w:t>
      </w:r>
      <w:proofErr w:type="spellEnd"/>
    </w:p>
    <w:p w:rsidR="00040288" w:rsidRDefault="00040288">
      <w:pPr>
        <w:spacing w:before="60" w:after="60"/>
        <w:ind w:left="360"/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Para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que devem rodar exclusivamente no Pi 5: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spec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nodeSelector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kubernetes.io/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hostname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pi-srv5</w:t>
      </w:r>
    </w:p>
    <w:p w:rsidR="00040288" w:rsidRDefault="009048A6">
      <w:pPr>
        <w:pStyle w:val="Ttulo2"/>
      </w:pPr>
      <w:r>
        <w:t>5.3 Expulsar Serviços de Infraestrutura dos Pi Zeros</w:t>
      </w:r>
    </w:p>
    <w:p w:rsidR="00040288" w:rsidRDefault="009048A6">
      <w:pPr>
        <w:spacing w:before="80" w:after="80"/>
      </w:pPr>
      <w:r>
        <w:t>Para maximizar RAM disponível para as aplicações, isolar serviços pesados no Pi 5: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MetalLB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Speaker (~45 MB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placa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patch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daemonset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speaker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metallb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 -p '{"spec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":{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"template":{"spec":{"affinity":{"nodeAffinity":{"requiredDuringSchedulingIgnoredDuringExecution":{"nodeSelectorTerms":[{"matchExpressions":[{"key":"hardware","operator":"NotIn","values":["pizero"]}]}]}}}}}}}'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CoreDNS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(~22 MB)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patch deployment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coredns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 -p '{"spec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":{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"template":{"spec":{"affinity":{"nodeAffinity":{"requiredDuringSchedulingIgnoredDuringExecution":{"nodeSelectorTerms":[{"matchExpressions":[{"key":"hardware","operator":"NotIn","values":["pizero"]}]}]}}}}}}}'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Local Path Provisioner (~17 MB)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patch deployment local-path-provisioner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 -p '{"spec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":{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"template":{"spec":{"affinity":{"nodeAffinity":{"requiredDuringSchedulingIgnoredDuringExecution":{"nodeSelectorTerms":[{"matchExpressions":[{"key":"hardware","operator":"NotIn","values":["pizero"]}]}]}}}}}}}'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Vault Agent Injector (~25 MB)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patch deployment vault-agent-injector -n vault -p '{"spec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":{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"template":{"spec":{"affinity":{"nodeAffinity":{"requiredDuringSchedulingIgnoredDuringExecution":{"nodeSelectorTerms":[{"matchExpressions":[{"key":"hardware","operator":"NotIn","values":["pizero"]}]}]}}}}}}}'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Ganho total: ~110 MB de RAM recuperados por Pi Zero. Suficiente para o Java não sofrer </w:t>
      </w:r>
      <w:proofErr w:type="spellStart"/>
      <w:r>
        <w:rPr>
          <w:color w:val="555555"/>
          <w:sz w:val="20"/>
          <w:szCs w:val="20"/>
        </w:rPr>
        <w:t>OOMKilled</w:t>
      </w:r>
      <w:proofErr w:type="spellEnd"/>
      <w:r>
        <w:rPr>
          <w:color w:val="555555"/>
          <w:sz w:val="20"/>
          <w:szCs w:val="20"/>
        </w:rPr>
        <w:t>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6. Configuração de Rede (</w:t>
      </w:r>
      <w:proofErr w:type="spellStart"/>
      <w:r>
        <w:t>MetalLB</w:t>
      </w:r>
      <w:proofErr w:type="spellEnd"/>
      <w:r>
        <w:t xml:space="preserve"> + NGINX </w:t>
      </w:r>
      <w:proofErr w:type="spellStart"/>
      <w:r>
        <w:t>Ingress</w:t>
      </w:r>
      <w:proofErr w:type="spellEnd"/>
      <w:r>
        <w:t>)</w:t>
      </w:r>
    </w:p>
    <w:p w:rsidR="00040288" w:rsidRDefault="009048A6">
      <w:pPr>
        <w:pStyle w:val="Ttulo2"/>
      </w:pPr>
      <w:r>
        <w:t xml:space="preserve">6.1 </w:t>
      </w:r>
      <w:proofErr w:type="spellStart"/>
      <w:r>
        <w:t>MetalLB</w:t>
      </w:r>
      <w:proofErr w:type="spellEnd"/>
      <w:r>
        <w:t xml:space="preserve"> — </w:t>
      </w:r>
      <w:proofErr w:type="spellStart"/>
      <w:r>
        <w:t>Provisionador</w:t>
      </w:r>
      <w:proofErr w:type="spellEnd"/>
      <w:r>
        <w:t xml:space="preserve"> de IP Local</w:t>
      </w:r>
    </w:p>
    <w:p w:rsidR="00040288" w:rsidRDefault="009048A6">
      <w:pPr>
        <w:spacing w:before="80" w:after="80"/>
      </w:pPr>
      <w:r>
        <w:t xml:space="preserve">Reservar um range de </w:t>
      </w:r>
      <w:proofErr w:type="spellStart"/>
      <w:r>
        <w:t>IPs</w:t>
      </w:r>
      <w:proofErr w:type="spellEnd"/>
      <w:r>
        <w:t xml:space="preserve"> no DHCP do Pi-</w:t>
      </w:r>
      <w:proofErr w:type="spellStart"/>
      <w:r>
        <w:t>hole</w:t>
      </w:r>
      <w:proofErr w:type="spellEnd"/>
      <w:r>
        <w:t xml:space="preserve"> (não atribuir via DHCP):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Range DHCP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192.168.1.100 – 192.168.1.224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 xml:space="preserve">Range </w:t>
            </w:r>
            <w:proofErr w:type="spellStart"/>
            <w:r>
              <w:rPr>
                <w:b/>
                <w:bCs/>
                <w:sz w:val="20"/>
                <w:szCs w:val="20"/>
              </w:rPr>
              <w:t>MetalLB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192.168.1.226 – 192.168.1.230</w:t>
            </w:r>
          </w:p>
        </w:tc>
      </w:tr>
    </w:tbl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Instalar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MetalLB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https://raw.githubusercontent.com/metallb/metallb/v0.14.3/config/manifests/metallb-native.yaml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Aguardar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pods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get pods -n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metallb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 -w</w:t>
      </w:r>
    </w:p>
    <w:p w:rsidR="00040288" w:rsidRPr="009048A6" w:rsidRDefault="009048A6">
      <w:pPr>
        <w:spacing w:before="80" w:after="80"/>
        <w:rPr>
          <w:lang w:val="en-US"/>
        </w:rPr>
      </w:pPr>
      <w:proofErr w:type="spellStart"/>
      <w:r w:rsidRPr="009048A6">
        <w:rPr>
          <w:lang w:val="en-US"/>
        </w:rPr>
        <w:t>Criar</w:t>
      </w:r>
      <w:proofErr w:type="spellEnd"/>
      <w:r w:rsidRPr="009048A6">
        <w:rPr>
          <w:lang w:val="en-US"/>
        </w:rPr>
        <w:t xml:space="preserve"> </w:t>
      </w:r>
      <w:proofErr w:type="spellStart"/>
      <w:r w:rsidRPr="009048A6">
        <w:rPr>
          <w:lang w:val="en-US"/>
        </w:rPr>
        <w:t>metallb-</w:t>
      </w:r>
      <w:proofErr w:type="gramStart"/>
      <w:r w:rsidRPr="009048A6">
        <w:rPr>
          <w:lang w:val="en-US"/>
        </w:rPr>
        <w:t>config.yaml</w:t>
      </w:r>
      <w:proofErr w:type="spellEnd"/>
      <w:proofErr w:type="gramEnd"/>
      <w:r w:rsidRPr="009048A6">
        <w:rPr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metallb.io/v1beta1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kind: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IPAddressPool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rede-local-pool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namespace: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metallb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-system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addresses: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- 192.168.1.226-192.168.1.230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---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metallb.io/v1beta1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L2Advertisement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anuncio-l2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metallb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-system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ipAddressPools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rede-local-pool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metallb-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config.yaml</w:t>
      </w:r>
      <w:proofErr w:type="spellEnd"/>
      <w:proofErr w:type="gramEnd"/>
    </w:p>
    <w:p w:rsidR="00040288" w:rsidRDefault="009048A6">
      <w:pPr>
        <w:pStyle w:val="Ttulo2"/>
      </w:pPr>
      <w:r>
        <w:t xml:space="preserve">6.2 NGINX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Instalar (cloud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provider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manifest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compatível com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MetalLB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https://raw.githubusercontent.com/kubernetes/ingress-nginx/controller-v1.10.0/deploy/static/provider/cloud/deploy.yaml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# Verificar IP atribuído pelo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MetalLB</w:t>
      </w:r>
      <w:proofErr w:type="spellEnd"/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svc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ingress-nginx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-w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EXTERNAL-IP deve aparecer como 192.168.1.226</w:t>
      </w:r>
    </w:p>
    <w:p w:rsidR="00040288" w:rsidRDefault="009048A6">
      <w:pPr>
        <w:pStyle w:val="Ttulo2"/>
      </w:pPr>
      <w:r>
        <w:t xml:space="preserve">6.3 </w:t>
      </w:r>
      <w:proofErr w:type="spellStart"/>
      <w:r>
        <w:t>Ingress</w:t>
      </w:r>
      <w:proofErr w:type="spellEnd"/>
      <w:r>
        <w:t xml:space="preserve"> da Aplicação (</w:t>
      </w:r>
      <w:proofErr w:type="spellStart"/>
      <w:proofErr w:type="gramStart"/>
      <w:r>
        <w:t>ingress.yaml</w:t>
      </w:r>
      <w:proofErr w:type="spellEnd"/>
      <w:proofErr w:type="gramEnd"/>
      <w: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networking.k8s.io/v1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Ingress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metadata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colegioconecta-ingress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namespace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default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annotations: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nginx.ingress.kubernetes.io/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ssl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-redirect: "false"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cert-manager.io/cluster-issuer: "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emissor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-local"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ingressClassName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nginx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hosts: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colegioconecta.nprd.app</w:t>
      </w:r>
      <w:proofErr w:type="spellEnd"/>
      <w:proofErr w:type="gram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colegioconecta-tls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rules: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host: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colegioconecta.nprd.app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http: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paths: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path: /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pathType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Prefix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backend: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service: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name: frontend-service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port: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number: 80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ingress.yaml</w:t>
      </w:r>
      <w:proofErr w:type="spellEnd"/>
      <w:proofErr w:type="gramEnd"/>
    </w:p>
    <w:p w:rsidR="00040288" w:rsidRDefault="009048A6">
      <w:pPr>
        <w:pStyle w:val="Ttulo2"/>
      </w:pPr>
      <w:r>
        <w:t>6.4 DNS Local (Pi-</w:t>
      </w:r>
      <w:proofErr w:type="spellStart"/>
      <w:r>
        <w:t>hole</w:t>
      </w:r>
      <w:proofErr w:type="spellEnd"/>
      <w:r>
        <w:t>)</w:t>
      </w:r>
    </w:p>
    <w:p w:rsidR="00040288" w:rsidRDefault="009048A6">
      <w:pPr>
        <w:spacing w:before="80" w:after="80"/>
      </w:pPr>
      <w:r>
        <w:t>Criar um registro A no Pi-</w:t>
      </w:r>
      <w:proofErr w:type="spellStart"/>
      <w:r>
        <w:t>hole</w:t>
      </w:r>
      <w:proofErr w:type="spellEnd"/>
      <w:r>
        <w:t xml:space="preserve"> apontando para o IP do </w:t>
      </w:r>
      <w:proofErr w:type="spellStart"/>
      <w:r>
        <w:t>LoadBalancer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Domínio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colegioconecta.nprd.app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192.168.1.226 (IP do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MetalLB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Ingress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Menu Pi-</w:t>
            </w:r>
            <w:proofErr w:type="spellStart"/>
            <w:r>
              <w:rPr>
                <w:b/>
                <w:bCs/>
                <w:sz w:val="20"/>
                <w:szCs w:val="20"/>
              </w:rPr>
              <w:t>hole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Local DNS → DNS Records</w:t>
            </w:r>
          </w:p>
        </w:tc>
      </w:tr>
    </w:tbl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7. Certificado SSL (</w:t>
      </w:r>
      <w:proofErr w:type="spellStart"/>
      <w:r>
        <w:t>Cert</w:t>
      </w:r>
      <w:proofErr w:type="spellEnd"/>
      <w:r>
        <w:t>-Manager)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Instalar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-Manager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https://github.com/cert-manager/cert-manager/releases/download/v1.14.4/cert-manager.yaml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get pods -n cert-manager -w</w:t>
      </w:r>
    </w:p>
    <w:p w:rsidR="00040288" w:rsidRPr="009048A6" w:rsidRDefault="009048A6">
      <w:pPr>
        <w:spacing w:before="80" w:after="80"/>
        <w:rPr>
          <w:lang w:val="en-US"/>
        </w:rPr>
      </w:pPr>
      <w:proofErr w:type="spellStart"/>
      <w:r w:rsidRPr="009048A6">
        <w:rPr>
          <w:lang w:val="en-US"/>
        </w:rPr>
        <w:lastRenderedPageBreak/>
        <w:t>Criar</w:t>
      </w:r>
      <w:proofErr w:type="spellEnd"/>
      <w:r w:rsidRPr="009048A6">
        <w:rPr>
          <w:lang w:val="en-US"/>
        </w:rPr>
        <w:t xml:space="preserve"> cluster-</w:t>
      </w:r>
      <w:proofErr w:type="spellStart"/>
      <w:proofErr w:type="gramStart"/>
      <w:r w:rsidRPr="009048A6">
        <w:rPr>
          <w:lang w:val="en-US"/>
        </w:rPr>
        <w:t>issuer.yaml</w:t>
      </w:r>
      <w:proofErr w:type="spellEnd"/>
      <w:proofErr w:type="gramEnd"/>
      <w:r w:rsidRPr="009048A6">
        <w:rPr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cert-manager.io/v1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kind: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ClusterIssuer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emissor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-local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selfSigned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apply -f cluster-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issuer.yaml</w:t>
      </w:r>
      <w:proofErr w:type="spellEnd"/>
      <w:proofErr w:type="gram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Verificar certificado gerado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certificate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STATUS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deve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ser True (READY)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Certificados </w:t>
      </w:r>
      <w:proofErr w:type="spellStart"/>
      <w:r>
        <w:rPr>
          <w:color w:val="555555"/>
          <w:sz w:val="20"/>
          <w:szCs w:val="20"/>
        </w:rPr>
        <w:t>auto-assinados</w:t>
      </w:r>
      <w:proofErr w:type="spellEnd"/>
      <w:r>
        <w:rPr>
          <w:color w:val="555555"/>
          <w:sz w:val="20"/>
          <w:szCs w:val="20"/>
        </w:rPr>
        <w:t xml:space="preserve"> exigem que o navegador adicione uma exceção de segurança. No Chrome, é possível usar </w:t>
      </w:r>
      <w:proofErr w:type="spellStart"/>
      <w:r>
        <w:rPr>
          <w:color w:val="555555"/>
          <w:sz w:val="20"/>
          <w:szCs w:val="20"/>
        </w:rPr>
        <w:t>thisisunsafe</w:t>
      </w:r>
      <w:proofErr w:type="spellEnd"/>
      <w:r>
        <w:rPr>
          <w:color w:val="555555"/>
          <w:sz w:val="20"/>
          <w:szCs w:val="20"/>
        </w:rPr>
        <w:t xml:space="preserve"> para contornar durante desenvolvimento.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 xml:space="preserve">8. Gestão de Segredos —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</w:p>
    <w:p w:rsidR="00040288" w:rsidRDefault="009048A6">
      <w:pPr>
        <w:pStyle w:val="Ttulo2"/>
      </w:pPr>
      <w:r>
        <w:t>8.1 Conceito (Zero Trust)</w:t>
      </w:r>
    </w:p>
    <w:p w:rsidR="00040288" w:rsidRDefault="009048A6">
      <w:pPr>
        <w:spacing w:before="80" w:after="80"/>
      </w:pPr>
      <w:r>
        <w:t xml:space="preserve">O </w:t>
      </w:r>
      <w:proofErr w:type="spellStart"/>
      <w:r>
        <w:t>Vault</w:t>
      </w:r>
      <w:proofErr w:type="spellEnd"/>
      <w:r>
        <w:t xml:space="preserve"> injeta credenciais diretamente na memória RAM (</w:t>
      </w:r>
      <w:proofErr w:type="spellStart"/>
      <w:r>
        <w:t>tmpfs</w:t>
      </w:r>
      <w:proofErr w:type="spellEnd"/>
      <w:r>
        <w:t xml:space="preserve">) dos containers em tempo de execução, via </w:t>
      </w:r>
      <w:proofErr w:type="spellStart"/>
      <w:r>
        <w:t>Vault</w:t>
      </w:r>
      <w:proofErr w:type="spellEnd"/>
      <w:r>
        <w:t xml:space="preserve"> Agent </w:t>
      </w:r>
      <w:proofErr w:type="spellStart"/>
      <w:r>
        <w:t>Injector</w:t>
      </w:r>
      <w:proofErr w:type="spellEnd"/>
      <w:r>
        <w:t>. Nenhuma senha é armazenada em disco, código-fonte ou manifesto YAML.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Vault</w:t>
      </w:r>
      <w:proofErr w:type="spellEnd"/>
      <w:r>
        <w:t xml:space="preserve"> Server roda no Pi 5 (SSD </w:t>
      </w:r>
      <w:proofErr w:type="spellStart"/>
      <w:r>
        <w:t>NVMe</w:t>
      </w:r>
      <w:proofErr w:type="spellEnd"/>
      <w:r>
        <w:t xml:space="preserve"> para I/O criptográfico)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Vault</w:t>
      </w:r>
      <w:proofErr w:type="spellEnd"/>
      <w:r>
        <w:t xml:space="preserve"> Agent </w:t>
      </w:r>
      <w:proofErr w:type="spellStart"/>
      <w:r>
        <w:t>Injector</w:t>
      </w:r>
      <w:proofErr w:type="spellEnd"/>
      <w:r>
        <w:t xml:space="preserve"> intercepta a criação de </w:t>
      </w:r>
      <w:proofErr w:type="spellStart"/>
      <w:r>
        <w:t>pods</w:t>
      </w:r>
      <w:proofErr w:type="spellEnd"/>
      <w:r>
        <w:t xml:space="preserve"> e injeta arquivos de segredo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O Spring Boot lê o arquivo via </w:t>
      </w:r>
      <w:proofErr w:type="spellStart"/>
      <w:r>
        <w:t>spring.</w:t>
      </w:r>
      <w:proofErr w:type="gramStart"/>
      <w:r>
        <w:t>config.import</w:t>
      </w:r>
      <w:proofErr w:type="spellEnd"/>
      <w:proofErr w:type="gramEnd"/>
    </w:p>
    <w:p w:rsidR="00040288" w:rsidRDefault="009048A6">
      <w:pPr>
        <w:pStyle w:val="Ttulo2"/>
      </w:pPr>
      <w:r>
        <w:t xml:space="preserve">8.2 Instalação via </w:t>
      </w:r>
      <w:proofErr w:type="spellStart"/>
      <w:r>
        <w:t>Helm</w:t>
      </w:r>
      <w:proofErr w:type="spellEnd"/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helm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repo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hashicorp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https://helm.releases.hashicorp.com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helm repo update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helm install vault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hashicorp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/vault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--namespace vault --create-namespace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--set "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server.nodeSelector.kubernetes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\.io/hostname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=pi-srv5"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--set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server.dataStorage.enabled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=true \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--set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server.dataStorage.size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=2Gi</w:t>
      </w:r>
    </w:p>
    <w:p w:rsidR="00040288" w:rsidRDefault="009048A6">
      <w:pPr>
        <w:pStyle w:val="Ttulo2"/>
      </w:pPr>
      <w:r>
        <w:t xml:space="preserve">8.3 Inicialização e </w:t>
      </w:r>
      <w:proofErr w:type="spellStart"/>
      <w:r>
        <w:t>Unseal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Inicializar o cofre (SALVAR as 5 chaves e o Root Token em local seguro!)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operator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init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Desselar com 3 das 5 chaves (executar 3x com chaves diferentes)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-it -n vault vault-0 -- vault operator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unseal</w:t>
      </w:r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-it -n vault vault-0 -- vault operator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unseal</w:t>
      </w:r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-it -n vault vault-0 -- vault operator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unseal</w:t>
      </w:r>
      <w:proofErr w:type="gram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false confirma sucesso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lastRenderedPageBreak/>
        <w:t xml:space="preserve">📌 Nota: </w:t>
      </w:r>
      <w:r>
        <w:rPr>
          <w:color w:val="555555"/>
          <w:sz w:val="20"/>
          <w:szCs w:val="20"/>
        </w:rPr>
        <w:t xml:space="preserve">CRÍTICO: Após cada reinicialização do Pi 5, o </w:t>
      </w:r>
      <w:proofErr w:type="spellStart"/>
      <w:r>
        <w:rPr>
          <w:color w:val="555555"/>
          <w:sz w:val="20"/>
          <w:szCs w:val="20"/>
        </w:rPr>
        <w:t>Vault</w:t>
      </w:r>
      <w:proofErr w:type="spellEnd"/>
      <w:r>
        <w:rPr>
          <w:color w:val="555555"/>
          <w:sz w:val="20"/>
          <w:szCs w:val="20"/>
        </w:rPr>
        <w:t xml:space="preserve"> retorna ao estado </w:t>
      </w:r>
      <w:proofErr w:type="spellStart"/>
      <w:r>
        <w:rPr>
          <w:color w:val="555555"/>
          <w:sz w:val="20"/>
          <w:szCs w:val="20"/>
        </w:rPr>
        <w:t>Sealed</w:t>
      </w:r>
      <w:proofErr w:type="spellEnd"/>
      <w:r>
        <w:rPr>
          <w:color w:val="555555"/>
          <w:sz w:val="20"/>
          <w:szCs w:val="20"/>
        </w:rPr>
        <w:t xml:space="preserve">. Os </w:t>
      </w:r>
      <w:proofErr w:type="spellStart"/>
      <w:r>
        <w:rPr>
          <w:color w:val="555555"/>
          <w:sz w:val="20"/>
          <w:szCs w:val="20"/>
        </w:rPr>
        <w:t>pods</w:t>
      </w:r>
      <w:proofErr w:type="spellEnd"/>
      <w:r>
        <w:rPr>
          <w:color w:val="555555"/>
          <w:sz w:val="20"/>
          <w:szCs w:val="20"/>
        </w:rPr>
        <w:t xml:space="preserve"> que dependem de segredos ficarão travados em Init:0/1 até que o </w:t>
      </w:r>
      <w:proofErr w:type="spellStart"/>
      <w:r>
        <w:rPr>
          <w:color w:val="555555"/>
          <w:sz w:val="20"/>
          <w:szCs w:val="20"/>
        </w:rPr>
        <w:t>Vault</w:t>
      </w:r>
      <w:proofErr w:type="spellEnd"/>
      <w:r>
        <w:rPr>
          <w:color w:val="555555"/>
          <w:sz w:val="20"/>
          <w:szCs w:val="20"/>
        </w:rPr>
        <w:t xml:space="preserve"> seja reaberto com as chaves.</w:t>
      </w:r>
    </w:p>
    <w:p w:rsidR="00040288" w:rsidRDefault="009048A6">
      <w:pPr>
        <w:pStyle w:val="Ttulo2"/>
      </w:pPr>
      <w:r>
        <w:t>8.4 Configuração do Cofre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Login com Root Token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login &lt;ROOT_TOKEN&gt;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2.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Habilitar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motor KV-v2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secrets enable -path=secret kv-v2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Salvar a senha do banco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vault-0 --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-conecta/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="root"</w:t>
      </w:r>
    </w:p>
    <w:p w:rsidR="00040288" w:rsidRDefault="00040288">
      <w:pPr>
        <w:spacing w:before="60" w:after="60"/>
        <w:ind w:left="360"/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4.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Habilitar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autenticação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Kubernetes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auth enable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kubernetes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-c 'vault write auth/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kubernetes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/config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kubernetes_host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="https://$KUBERNETES_PORT_443_TCP_ADDR:443"'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5. Criar política de acesso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read-only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-n vault vault-0 -- vault policy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write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app-policy - &lt;&lt;EOF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path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-conecta/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{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capabilities = ["read"]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EOF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6.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Criar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roles para backend e banco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write auth/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kubernetes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/role/backend-role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bound_service_account_names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=default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bound_service_account_namespaces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=default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policies=app-policy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=1h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-n vault vault-0 -- vault write auth/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kubernetes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/role/database-role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bound_service_account_names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=default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bound_service_account_namespaces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=default \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policies=app-policy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=1h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8.5 Annotations </w:t>
      </w:r>
      <w:proofErr w:type="spellStart"/>
      <w:r w:rsidRPr="009048A6">
        <w:rPr>
          <w:lang w:val="en-US"/>
        </w:rPr>
        <w:t>nos</w:t>
      </w:r>
      <w:proofErr w:type="spellEnd"/>
      <w:r w:rsidRPr="009048A6">
        <w:rPr>
          <w:lang w:val="en-US"/>
        </w:rPr>
        <w:t xml:space="preserve"> Deployments</w:t>
      </w:r>
    </w:p>
    <w:p w:rsidR="00040288" w:rsidRDefault="009048A6">
      <w:pPr>
        <w:spacing w:before="80" w:after="80"/>
      </w:pPr>
      <w:r>
        <w:t xml:space="preserve">As </w:t>
      </w:r>
      <w:proofErr w:type="spellStart"/>
      <w:r>
        <w:t>annotations</w:t>
      </w:r>
      <w:proofErr w:type="spellEnd"/>
      <w:r>
        <w:t xml:space="preserve"> abaixo devem estar em </w:t>
      </w:r>
      <w:proofErr w:type="spellStart"/>
      <w:proofErr w:type="gramStart"/>
      <w:r>
        <w:t>spec.template</w:t>
      </w:r>
      <w:proofErr w:type="gramEnd"/>
      <w:r>
        <w:t>.metadata.annotations</w:t>
      </w:r>
      <w:proofErr w:type="spellEnd"/>
      <w:r>
        <w:t xml:space="preserve"> (nível do </w:t>
      </w:r>
      <w:proofErr w:type="spellStart"/>
      <w:r>
        <w:t>Pod</w:t>
      </w:r>
      <w:proofErr w:type="spellEnd"/>
      <w:r>
        <w:t>, não do Deployment):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annotations: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vault.hashicorp.com/agent-inject: "true"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vault.hashicorp.com/role: "backend-role"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# Nome do arquivo gerado em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database.properties</w:t>
      </w:r>
      <w:proofErr w:type="spellEnd"/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vault.hashicorp.com/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agent-inject-secret-database.properties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colegio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-conecta/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formata o arquivo no padrão Spring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properties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vault.hashicorp.com/agent-inject-template-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database.properties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|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{{- with secret "secret/data/colegio-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conecta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/database" -}}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={{ 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Data.data.password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{{- end -}}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8.6 </w:t>
      </w:r>
      <w:proofErr w:type="spellStart"/>
      <w:r w:rsidRPr="009048A6">
        <w:rPr>
          <w:lang w:val="en-US"/>
        </w:rPr>
        <w:t>Configuração</w:t>
      </w:r>
      <w:proofErr w:type="spellEnd"/>
      <w:r w:rsidRPr="009048A6">
        <w:rPr>
          <w:lang w:val="en-US"/>
        </w:rPr>
        <w:t xml:space="preserve"> Spring Boot</w:t>
      </w:r>
    </w:p>
    <w:p w:rsidR="00040288" w:rsidRPr="009048A6" w:rsidRDefault="009048A6">
      <w:pPr>
        <w:spacing w:before="80" w:after="80"/>
        <w:rPr>
          <w:lang w:val="en-US"/>
        </w:rPr>
      </w:pPr>
      <w:r w:rsidRPr="009048A6">
        <w:rPr>
          <w:lang w:val="en-US"/>
        </w:rPr>
        <w:t xml:space="preserve">No </w:t>
      </w:r>
      <w:proofErr w:type="spellStart"/>
      <w:proofErr w:type="gramStart"/>
      <w:r w:rsidRPr="009048A6">
        <w:rPr>
          <w:lang w:val="en-US"/>
        </w:rPr>
        <w:t>application.properties</w:t>
      </w:r>
      <w:proofErr w:type="spellEnd"/>
      <w:proofErr w:type="gramEnd"/>
      <w:r w:rsidRPr="009048A6">
        <w:rPr>
          <w:lang w:val="en-US"/>
        </w:rPr>
        <w:t xml:space="preserve"> do </w:t>
      </w:r>
      <w:proofErr w:type="spellStart"/>
      <w:r w:rsidRPr="009048A6">
        <w:rPr>
          <w:lang w:val="en-US"/>
        </w:rPr>
        <w:t>projeto</w:t>
      </w:r>
      <w:proofErr w:type="spellEnd"/>
      <w:r w:rsidRPr="009048A6">
        <w:rPr>
          <w:lang w:val="en-US"/>
        </w:rPr>
        <w:t xml:space="preserve"> Java: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spring.datasource.url=${DB_URL}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.username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=${DB_USER}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config.import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=optional:file:/vault/secrets/database.properties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spring.jpa.open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-in-view=false</w:t>
      </w:r>
    </w:p>
    <w:p w:rsidR="00040288" w:rsidRDefault="009048A6">
      <w:pPr>
        <w:spacing w:before="80" w:after="80"/>
      </w:pPr>
      <w:r>
        <w:t>No backend-k3s.yaml, variável que força o Spring a ler o arquivo: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name: SPRING_CONFIG_IMPORT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value: "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optional:file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:/vault/secrets/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database.properties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A </w:t>
      </w:r>
      <w:proofErr w:type="spellStart"/>
      <w:r>
        <w:rPr>
          <w:color w:val="555555"/>
          <w:sz w:val="20"/>
          <w:szCs w:val="20"/>
        </w:rPr>
        <w:t>tag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optional</w:t>
      </w:r>
      <w:proofErr w:type="spellEnd"/>
      <w:r>
        <w:rPr>
          <w:color w:val="555555"/>
          <w:sz w:val="20"/>
          <w:szCs w:val="20"/>
        </w:rPr>
        <w:t xml:space="preserve">: permite que a aplicação inicie localmente (sem </w:t>
      </w:r>
      <w:proofErr w:type="spellStart"/>
      <w:r>
        <w:rPr>
          <w:color w:val="555555"/>
          <w:sz w:val="20"/>
          <w:szCs w:val="20"/>
        </w:rPr>
        <w:t>Vault</w:t>
      </w:r>
      <w:proofErr w:type="spellEnd"/>
      <w:r>
        <w:rPr>
          <w:color w:val="555555"/>
          <w:sz w:val="20"/>
          <w:szCs w:val="20"/>
        </w:rPr>
        <w:t xml:space="preserve">) usando variáveis de ambiente </w:t>
      </w:r>
      <w:proofErr w:type="gramStart"/>
      <w:r>
        <w:rPr>
          <w:color w:val="555555"/>
          <w:sz w:val="20"/>
          <w:szCs w:val="20"/>
        </w:rPr>
        <w:t>do .</w:t>
      </w:r>
      <w:proofErr w:type="spellStart"/>
      <w:r>
        <w:rPr>
          <w:color w:val="555555"/>
          <w:sz w:val="20"/>
          <w:szCs w:val="20"/>
        </w:rPr>
        <w:t>env</w:t>
      </w:r>
      <w:proofErr w:type="spellEnd"/>
      <w:proofErr w:type="gramEnd"/>
      <w:r>
        <w:rPr>
          <w:color w:val="555555"/>
          <w:sz w:val="20"/>
          <w:szCs w:val="20"/>
        </w:rPr>
        <w:t xml:space="preserve"> da IDE.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 xml:space="preserve">9.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(YAML de Referência)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>9.1 postgres-k3s.yaml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kind: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PersistentVolumeClaim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postgres-pvc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accessModes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[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ReadWriteOnce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resources: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requests: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storage: 2Gi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---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apps/v1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Deployment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db-postgres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labels: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app: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replicas: 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selector: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matchLabels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app: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template: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labels: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        app: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annotations: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vault.hashicorp.com/agent-inject: "true"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vault.hashicorp.com/role: "database-role"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vault.hashicorp.com/agent-inject-secret-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db_pass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"secret/data/colegio-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conecta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/database"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vault.hashicorp.com/agent-inject-template-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db_pass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|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{{- with secret "secret/data/colegio-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conecta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/database" 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}}{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{ 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Data.data.password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}}{{- end -}}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nodeSelector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kubernetes.io/hostname: pi-srv5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containers: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-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image: postgres:15-alpine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ports: [{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containerPort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5432}]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env: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POSTGRES_USER, value: "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POSTGRES_PASSWORD_FILE, value: /vault/secrets/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db_pass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-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POSTGRES_DB,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lista_presenca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volumeMounts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-data,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mountPath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/var/lib/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postgresql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volumes: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-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-data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persistentVolumeClaim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claimName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postgres-pvc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---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Service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db-postgres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selector: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app: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postgres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ports: [{port: 5432,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targetPort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5432}]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>9.2 backend-k3s.yaml (</w:t>
      </w:r>
      <w:proofErr w:type="spellStart"/>
      <w:r w:rsidRPr="009048A6">
        <w:rPr>
          <w:lang w:val="en-US"/>
        </w:rPr>
        <w:t>Completo</w:t>
      </w:r>
      <w:proofErr w:type="spellEnd"/>
      <w:r w:rsidRPr="009048A6">
        <w:rPr>
          <w:lang w:val="en-US"/>
        </w:rPr>
        <w:t xml:space="preserve"> e </w:t>
      </w:r>
      <w:proofErr w:type="spellStart"/>
      <w:r w:rsidRPr="009048A6">
        <w:rPr>
          <w:lang w:val="en-US"/>
        </w:rPr>
        <w:t>Otimizado</w:t>
      </w:r>
      <w:proofErr w:type="spellEnd"/>
      <w:r w:rsidRPr="009048A6">
        <w:rPr>
          <w:lang w:val="en-US"/>
        </w:rP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apps/v1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Deployment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presenca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labels: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app: 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replicas: 2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selector: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matchLabels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app: 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template: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    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labels: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app: 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annotations: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vault.hashicorp.com/agent-inject: "true"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vault.hashicorp.com/role: "backend-role"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vault.hashicorp.com/agent-inject-secret-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database.properties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"secret/data/colegio-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conecta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/database"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vault.hashicorp.com/agent-inject-template-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database.properties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|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{{- with secret "secret/data/colegio-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conecta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/database" -}}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={{ 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Data.data.password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{{- end -}}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nodeSelector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hardware: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pizero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containers: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- name: 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image: docker.io/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reginaldoraraujo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lista-presenca-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backend:latest</w:t>
      </w:r>
      <w:proofErr w:type="spellEnd"/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imagePullPolicy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Always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ports: [{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containerPort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8080}]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startupProbe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httpGet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{path: /alunos,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8080}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failureThreshold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60    # 5 minutos de tolerância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periodSeconds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readinessProbe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httpGet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{path: /actuator/health/readiness, port: 8080}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initialDelaySeconds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15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periodSeconds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10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timeoutSeconds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15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failureThreshold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3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livenessProbe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httpGet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{path: /actuator/health/liveness, port: 8080}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initialDelaySeconds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600   # 10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minutos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após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cold start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periodSeconds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15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timeoutSeconds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15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failureThreshold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3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resources: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requests: {memory: "150Mi",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cpu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"100m"}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limits: {memory: "250Mi",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cpu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"400m"}</w:t>
      </w:r>
    </w:p>
    <w:p w:rsidR="00040288" w:rsidRDefault="009048A6">
      <w:pPr>
        <w:spacing w:before="60" w:after="60"/>
        <w:ind w:left="360"/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-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DB_URL,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://db-postgres:5432/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lista_presenca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 {name: DB_USER, value: "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SPRING_CONFIG_IMPORT, value: "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optional:file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:/vault/secrets/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database.properties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JAVA_TOOL_OPTIONS, value: "-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XX:+</w:t>
      </w:r>
      <w:proofErr w:type="spellStart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UseSerialGC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-Xmx128m -Xms64m 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XX:MaxMetaspaceSize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=96m -Xss256k"}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SPRING_DATASOURCE_HIKARI_MAXIMUM_POOL_SIZE, value: "3"}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SPRING_DATASOURCE_HIKARI_MINIMUM_IDLE, value: "1"}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SPRING_MAIN_LAZY_INITIALIZATION, value: "true"}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- {name: SPRING_JPA_OPEN_IN_VIEW, value: "false"}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            - {name: SPRING_JMX_ENABLED, value: "false"}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---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kind: Service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presenca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selector: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app: 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ports: [{port: 8080,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targetPort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8080}]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type: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ClusterIP</w:t>
      </w:r>
      <w:proofErr w:type="spellEnd"/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9.3 </w:t>
      </w:r>
      <w:proofErr w:type="spellStart"/>
      <w:proofErr w:type="gramStart"/>
      <w:r w:rsidRPr="009048A6">
        <w:rPr>
          <w:lang w:val="en-US"/>
        </w:rPr>
        <w:t>hpa.yaml</w:t>
      </w:r>
      <w:proofErr w:type="spellEnd"/>
      <w:proofErr w:type="gramEnd"/>
      <w:r w:rsidRPr="009048A6">
        <w:rPr>
          <w:lang w:val="en-US"/>
        </w:rPr>
        <w:t xml:space="preserve"> — </w:t>
      </w:r>
      <w:proofErr w:type="spellStart"/>
      <w:r w:rsidRPr="009048A6">
        <w:rPr>
          <w:lang w:val="en-US"/>
        </w:rPr>
        <w:t>Autoscaler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autoscaling/v2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kind: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HorizontalPodAutoscaler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metadata: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presenca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hpa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namespace: default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spec: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scaleTargetRef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apiVersion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apps/v1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kind: Deployment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presenca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minReplicas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2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maxReplicas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4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metrics: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- type: Resource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resource: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cpu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target: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type: Utilization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averageUtilization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ins w:id="2" w:author="Regis Ribeiro" w:date="2026-05-19T09:53:00Z">
        <w:r w:rsidR="00D52A50">
          <w:rPr>
            <w:rFonts w:ascii="Courier New" w:eastAsia="Courier New" w:hAnsi="Courier New" w:cs="Courier New"/>
            <w:color w:val="1A1A1A"/>
            <w:sz w:val="18"/>
            <w:szCs w:val="18"/>
            <w:lang w:val="en-US"/>
          </w:rPr>
          <w:t>85</w:t>
        </w:r>
      </w:ins>
      <w:del w:id="3" w:author="Regis Ribeiro" w:date="2026-05-19T09:53:00Z">
        <w:r w:rsidRPr="009048A6" w:rsidDel="00D52A50">
          <w:rPr>
            <w:rFonts w:ascii="Courier New" w:eastAsia="Courier New" w:hAnsi="Courier New" w:cs="Courier New"/>
            <w:color w:val="1A1A1A"/>
            <w:sz w:val="18"/>
            <w:szCs w:val="18"/>
            <w:lang w:val="en-US"/>
          </w:rPr>
          <w:delText>50</w:delText>
        </w:r>
      </w:del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Gatilho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aos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ins w:id="4" w:author="Regis Ribeiro" w:date="2026-05-19T09:53:00Z">
        <w:r w:rsidR="00D52A50">
          <w:rPr>
            <w:rFonts w:ascii="Courier New" w:eastAsia="Courier New" w:hAnsi="Courier New" w:cs="Courier New"/>
            <w:color w:val="1A1A1A"/>
            <w:sz w:val="18"/>
            <w:szCs w:val="18"/>
            <w:lang w:val="en-US"/>
          </w:rPr>
          <w:t>85</w:t>
        </w:r>
      </w:ins>
      <w:del w:id="5" w:author="Regis Ribeiro" w:date="2026-05-19T09:53:00Z">
        <w:r w:rsidRPr="009048A6" w:rsidDel="00D52A50">
          <w:rPr>
            <w:rFonts w:ascii="Courier New" w:eastAsia="Courier New" w:hAnsi="Courier New" w:cs="Courier New"/>
            <w:color w:val="1A1A1A"/>
            <w:sz w:val="18"/>
            <w:szCs w:val="18"/>
            <w:lang w:val="en-US"/>
          </w:rPr>
          <w:delText>50</w:delText>
        </w:r>
      </w:del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% de CPU</w:t>
      </w:r>
    </w:p>
    <w:p w:rsidR="00040288" w:rsidRPr="009048A6" w:rsidRDefault="00040288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:rsidR="00040288" w:rsidRPr="009048A6" w:rsidRDefault="009048A6">
      <w:pPr>
        <w:pStyle w:val="Ttulo1"/>
        <w:rPr>
          <w:lang w:val="en-US"/>
        </w:rPr>
      </w:pPr>
      <w:r w:rsidRPr="009048A6">
        <w:rPr>
          <w:lang w:val="en-US"/>
        </w:rPr>
        <w:t>10. Pipeline CI/CD (GitHub Actions + Docker Hub)</w:t>
      </w:r>
    </w:p>
    <w:p w:rsidR="00040288" w:rsidRDefault="009048A6">
      <w:pPr>
        <w:pStyle w:val="Ttulo2"/>
      </w:pPr>
      <w:r>
        <w:t>10.1 Arquitetura da Esteira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>Repositório: GitHub</w:t>
      </w:r>
    </w:p>
    <w:p w:rsidR="00040288" w:rsidRPr="009048A6" w:rsidRDefault="009048A6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048A6">
        <w:rPr>
          <w:lang w:val="en-US"/>
        </w:rPr>
        <w:t>Build: GitHub Actions (runner self-hosted ARM64 no pi-srv2 — 16 GB RAM)</w:t>
      </w:r>
    </w:p>
    <w:p w:rsidR="00040288" w:rsidRPr="009048A6" w:rsidRDefault="009048A6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048A6">
        <w:rPr>
          <w:lang w:val="en-US"/>
        </w:rPr>
        <w:t>Registry: Docker Hub (docker.io/</w:t>
      </w:r>
      <w:proofErr w:type="spellStart"/>
      <w:r w:rsidRPr="009048A6">
        <w:rPr>
          <w:lang w:val="en-US"/>
        </w:rPr>
        <w:t>reginaldoraraujo</w:t>
      </w:r>
      <w:proofErr w:type="spellEnd"/>
      <w:r w:rsidRPr="009048A6">
        <w:rPr>
          <w:lang w:val="en-US"/>
        </w:rPr>
        <w:t>/)</w:t>
      </w:r>
    </w:p>
    <w:p w:rsidR="00040288" w:rsidRPr="009048A6" w:rsidRDefault="009048A6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9048A6">
        <w:rPr>
          <w:lang w:val="en-US"/>
        </w:rPr>
        <w:t xml:space="preserve">Deploy: </w:t>
      </w:r>
      <w:proofErr w:type="spellStart"/>
      <w:r w:rsidRPr="009048A6">
        <w:rPr>
          <w:lang w:val="en-US"/>
        </w:rPr>
        <w:t>kubectl</w:t>
      </w:r>
      <w:proofErr w:type="spellEnd"/>
      <w:r w:rsidRPr="009048A6">
        <w:rPr>
          <w:lang w:val="en-US"/>
        </w:rPr>
        <w:t xml:space="preserve"> rollout restart (via runner no </w:t>
      </w:r>
      <w:proofErr w:type="spellStart"/>
      <w:r w:rsidRPr="009048A6">
        <w:rPr>
          <w:lang w:val="en-US"/>
        </w:rPr>
        <w:t>servidor</w:t>
      </w:r>
      <w:proofErr w:type="spellEnd"/>
      <w:r w:rsidRPr="009048A6">
        <w:rPr>
          <w:lang w:val="en-US"/>
        </w:rPr>
        <w:t>)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10.2 </w:t>
      </w:r>
      <w:proofErr w:type="spellStart"/>
      <w:r w:rsidRPr="009048A6">
        <w:rPr>
          <w:lang w:val="en-US"/>
        </w:rPr>
        <w:t>Configuração</w:t>
      </w:r>
      <w:proofErr w:type="spellEnd"/>
      <w:r w:rsidRPr="009048A6">
        <w:rPr>
          <w:lang w:val="en-US"/>
        </w:rPr>
        <w:t xml:space="preserve"> do Self-Hosted Runner (pi-srv2)</w:t>
      </w:r>
    </w:p>
    <w:p w:rsidR="00040288" w:rsidRPr="009048A6" w:rsidRDefault="009048A6">
      <w:pPr>
        <w:spacing w:before="80" w:after="80"/>
        <w:rPr>
          <w:lang w:val="en-US"/>
        </w:rPr>
      </w:pPr>
      <w:r w:rsidRPr="009048A6">
        <w:rPr>
          <w:lang w:val="en-US"/>
        </w:rPr>
        <w:t xml:space="preserve">Registrar o runner no </w:t>
      </w:r>
      <w:proofErr w:type="spellStart"/>
      <w:r w:rsidRPr="009048A6">
        <w:rPr>
          <w:lang w:val="en-US"/>
        </w:rPr>
        <w:t>repositório</w:t>
      </w:r>
      <w:proofErr w:type="spellEnd"/>
      <w:r w:rsidRPr="009048A6">
        <w:rPr>
          <w:lang w:val="en-US"/>
        </w:rPr>
        <w:t xml:space="preserve"> GitHub: Settings → Actions → Runners → New self-hosted runner.</w:t>
      </w:r>
    </w:p>
    <w:p w:rsidR="00040288" w:rsidRDefault="009048A6">
      <w:pPr>
        <w:spacing w:before="80" w:after="80"/>
      </w:pPr>
      <w:r>
        <w:t>Seguir as instruções geradas pelo GitHub para instalar e iniciar o agente no Pi.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lastRenderedPageBreak/>
        <w:t xml:space="preserve">📌 Nota: </w:t>
      </w:r>
      <w:r>
        <w:rPr>
          <w:color w:val="555555"/>
          <w:sz w:val="20"/>
          <w:szCs w:val="20"/>
        </w:rPr>
        <w:t xml:space="preserve">O </w:t>
      </w:r>
      <w:proofErr w:type="spellStart"/>
      <w:r>
        <w:rPr>
          <w:color w:val="555555"/>
          <w:sz w:val="20"/>
          <w:szCs w:val="20"/>
        </w:rPr>
        <w:t>runner</w:t>
      </w:r>
      <w:proofErr w:type="spellEnd"/>
      <w:r>
        <w:rPr>
          <w:color w:val="555555"/>
          <w:sz w:val="20"/>
          <w:szCs w:val="20"/>
        </w:rPr>
        <w:t xml:space="preserve"> ARM64 no pi-srv2 garante que a imagem Docker seja compilada nativamente para </w:t>
      </w:r>
      <w:proofErr w:type="spellStart"/>
      <w:r>
        <w:rPr>
          <w:color w:val="555555"/>
          <w:sz w:val="20"/>
          <w:szCs w:val="20"/>
        </w:rPr>
        <w:t>linux</w:t>
      </w:r>
      <w:proofErr w:type="spellEnd"/>
      <w:r>
        <w:rPr>
          <w:color w:val="555555"/>
          <w:sz w:val="20"/>
          <w:szCs w:val="20"/>
        </w:rPr>
        <w:t xml:space="preserve">/arm64, eliminando o overhead de </w:t>
      </w:r>
      <w:proofErr w:type="spellStart"/>
      <w:r>
        <w:rPr>
          <w:color w:val="555555"/>
          <w:sz w:val="20"/>
          <w:szCs w:val="20"/>
        </w:rPr>
        <w:t>cross-compilation</w:t>
      </w:r>
      <w:proofErr w:type="spellEnd"/>
      <w:r>
        <w:rPr>
          <w:color w:val="555555"/>
          <w:sz w:val="20"/>
          <w:szCs w:val="20"/>
        </w:rPr>
        <w:t xml:space="preserve"> e reduzindo o tempo de build de 1h35 (nuvem amd64) para poucos minutos.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>10.3 Workflow de Backend (ci-</w:t>
      </w:r>
      <w:proofErr w:type="spellStart"/>
      <w:proofErr w:type="gramStart"/>
      <w:r w:rsidRPr="009048A6">
        <w:rPr>
          <w:lang w:val="en-US"/>
        </w:rPr>
        <w:t>backend.yaml</w:t>
      </w:r>
      <w:proofErr w:type="spellEnd"/>
      <w:proofErr w:type="gramEnd"/>
      <w:r w:rsidRPr="009048A6">
        <w:rPr>
          <w:lang w:val="en-US"/>
        </w:rP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name: Backend CI/CD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on: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push: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branches: [main]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jobs: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build-and-push: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runs-on: [self-hosted,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linux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ARM64]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steps: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uses: actions/checkout@v4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name: Login Docker Hub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uses: docker/login-action@v3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with: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username: $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{{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secrets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.DOCKER_USERNAME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password: $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{{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secrets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.DOCKER_PASSWORD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name: Build e Push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Imagem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run: |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docker build -t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reginaldoraraujo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lista-presenca-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backend:latest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.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docker push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reginaldoraraujo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lista-presenca-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backend:latest</w:t>
      </w:r>
      <w:proofErr w:type="spellEnd"/>
      <w:proofErr w:type="gram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deploy: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needs: build-and-push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runs-on: [self-hosted,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linux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ARM64]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steps: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uses: actions/checkout@v4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name: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Configurar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run: echo "$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{{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secrets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.KUBECONFIG_SECRET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}}" &gt;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- name: Deploy Rolling Update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run: |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--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rollout restart deployment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presenca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rm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kubeconfig</w:t>
      </w:r>
      <w:proofErr w:type="spellEnd"/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10.4 </w:t>
      </w:r>
      <w:proofErr w:type="spellStart"/>
      <w:r w:rsidRPr="009048A6">
        <w:rPr>
          <w:lang w:val="en-US"/>
        </w:rPr>
        <w:t>Dockerfile</w:t>
      </w:r>
      <w:proofErr w:type="spellEnd"/>
      <w:r w:rsidRPr="009048A6">
        <w:rPr>
          <w:lang w:val="en-US"/>
        </w:rPr>
        <w:t xml:space="preserve"> do Backend (Alpine + JVM </w:t>
      </w:r>
      <w:proofErr w:type="spellStart"/>
      <w:r w:rsidRPr="009048A6">
        <w:rPr>
          <w:lang w:val="en-US"/>
        </w:rPr>
        <w:t>Otimizada</w:t>
      </w:r>
      <w:proofErr w:type="spellEnd"/>
      <w:r w:rsidRPr="009048A6">
        <w:rPr>
          <w:lang w:val="en-US"/>
        </w:rPr>
        <w:t>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Estágio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1: Build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FROM eclipse-temurin:17-jdk-alpine AS builder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WORKDIR /app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COPY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mvnw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.</w:t>
      </w:r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COPY 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mvn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.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mvn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COPY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pom.xml .</w:t>
      </w:r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COPY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RUN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chmod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+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 .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mvnw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&amp;&amp; ./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mvnw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clean package -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DskipTests</w:t>
      </w:r>
      <w:proofErr w:type="spell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Estágio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2: Runtime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leve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FROM eclipse-temurin:17-jre-alpine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WORKDIR /app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COPY --from=builder /app/target/*.jar ./app.jar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EXPOSE 8080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ENTRYPOINT ["java",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XX:+</w:t>
      </w:r>
      <w:proofErr w:type="spellStart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UseSerialGC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"-Xms32m",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"-Xmx64m",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XX:MaxMetaspaceSize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=64m",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"-Xss256k",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XX:TieredStopAtLevel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=1",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"-jar", "app.jar"]</w:t>
      </w:r>
    </w:p>
    <w:p w:rsidR="00040288" w:rsidRPr="009048A6" w:rsidRDefault="00040288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:rsidR="00040288" w:rsidRDefault="009048A6">
      <w:pPr>
        <w:pStyle w:val="Ttulo1"/>
      </w:pPr>
      <w:r>
        <w:t>11. Guia de Troubleshooting</w:t>
      </w:r>
    </w:p>
    <w:p w:rsidR="00040288" w:rsidRDefault="009048A6">
      <w:pPr>
        <w:pStyle w:val="Ttulo2"/>
      </w:pPr>
      <w:r>
        <w:t>11.1 Comandos de Diagnóstico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5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Descrição / Finalidade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 nodes -o wide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Verificar status e versão de todas as placas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 pods -o wide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Listar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com nó e IP. Identificar problemas de alocação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-w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Monitorar eventos de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em tempo real (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para sair)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top nodes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Consumo atual de CPU/RAM por nó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top pods -l app=backend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Consumo dos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hpa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Status do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 xml:space="preserve"> (TARGETS mostra % CPU atual / limite)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 endpoints 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lista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presenca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-backend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Confirmar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dos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vinculados ao Service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certificate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Verificar status do certificado SSL (READY: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 svc -n ingress-nginx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Verificar IP externo do 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MetalLB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 pods -n vault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Status do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(atento a muitos </w:t>
            </w:r>
            <w:proofErr w:type="spellStart"/>
            <w:r>
              <w:rPr>
                <w:sz w:val="20"/>
                <w:szCs w:val="20"/>
              </w:rPr>
              <w:t>RESTARTs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 w:rsidRPr="00D52A50">
        <w:tblPrEx>
          <w:tblCellMar>
            <w:top w:w="0" w:type="dxa"/>
            <w:bottom w:w="0" w:type="dxa"/>
          </w:tblCellMar>
        </w:tblPrEx>
        <w:trPr>
          <w:ins w:id="6" w:author="Regis Ribeiro" w:date="2026-05-19T10:12:00Z"/>
        </w:trPr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A50" w:rsidRPr="009048A6" w:rsidRDefault="00D52A50">
            <w:pPr>
              <w:rPr>
                <w:ins w:id="7" w:author="Regis Ribeiro" w:date="2026-05-19T10:12:00Z"/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</w:pPr>
            <w:proofErr w:type="spellStart"/>
            <w:ins w:id="8" w:author="Regis Ribeiro" w:date="2026-05-19T10:12:00Z"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kubectl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 xml:space="preserve"> rollout restart deployment ingress-nginx-controller -n ingress-nginx</w:t>
              </w:r>
            </w:ins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A50" w:rsidRPr="00D52A50" w:rsidRDefault="00D52A50">
            <w:pPr>
              <w:rPr>
                <w:ins w:id="9" w:author="Regis Ribeiro" w:date="2026-05-19T10:12:00Z"/>
                <w:sz w:val="20"/>
                <w:szCs w:val="20"/>
                <w:lang w:val="en-US"/>
                <w:rPrChange w:id="10" w:author="Regis Ribeiro" w:date="2026-05-19T10:12:00Z">
                  <w:rPr>
                    <w:ins w:id="11" w:author="Regis Ribeiro" w:date="2026-05-19T10:12:00Z"/>
                    <w:sz w:val="20"/>
                    <w:szCs w:val="20"/>
                  </w:rPr>
                </w:rPrChange>
              </w:rPr>
            </w:pPr>
            <w:proofErr w:type="spellStart"/>
            <w:ins w:id="12" w:author="Regis Ribeiro" w:date="2026-05-19T10:12:00Z">
              <w:r>
                <w:rPr>
                  <w:sz w:val="20"/>
                  <w:szCs w:val="20"/>
                  <w:lang w:val="en-US"/>
                </w:rPr>
                <w:t>Reiniciar</w:t>
              </w:r>
              <w:proofErr w:type="spellEnd"/>
              <w:r>
                <w:rPr>
                  <w:sz w:val="20"/>
                  <w:szCs w:val="20"/>
                  <w:lang w:val="en-US"/>
                </w:rPr>
                <w:t xml:space="preserve"> o </w:t>
              </w:r>
              <w:proofErr w:type="spellStart"/>
              <w:r>
                <w:rPr>
                  <w:sz w:val="20"/>
                  <w:szCs w:val="20"/>
                  <w:lang w:val="en-US"/>
                </w:rPr>
                <w:t>controlador</w:t>
              </w:r>
              <w:proofErr w:type="spellEnd"/>
              <w:r>
                <w:rPr>
                  <w:sz w:val="20"/>
                  <w:szCs w:val="20"/>
                  <w:lang w:val="en-US"/>
                </w:rPr>
                <w:t xml:space="preserve"> </w:t>
              </w:r>
              <w:proofErr w:type="spellStart"/>
              <w:r>
                <w:rPr>
                  <w:sz w:val="20"/>
                  <w:szCs w:val="20"/>
                  <w:lang w:val="en-US"/>
                </w:rPr>
                <w:t>nGinx</w:t>
              </w:r>
              <w:proofErr w:type="spellEnd"/>
            </w:ins>
          </w:p>
        </w:tc>
      </w:tr>
      <w:tr w:rsidR="00D52A50" w:rsidRPr="00D52A50">
        <w:tblPrEx>
          <w:tblCellMar>
            <w:top w:w="0" w:type="dxa"/>
            <w:bottom w:w="0" w:type="dxa"/>
          </w:tblCellMar>
        </w:tblPrEx>
        <w:trPr>
          <w:ins w:id="13" w:author="Regis Ribeiro" w:date="2026-05-19T10:43:00Z"/>
        </w:trPr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A50" w:rsidRDefault="00D52A50">
            <w:pPr>
              <w:rPr>
                <w:ins w:id="14" w:author="Regis Ribeiro" w:date="2026-05-19T10:44:00Z"/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</w:pPr>
            <w:proofErr w:type="spellStart"/>
            <w:ins w:id="15" w:author="Regis Ribeiro" w:date="2026-05-19T10:43:00Z"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kubectl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 xml:space="preserve"> rollout restart </w:t>
              </w:r>
              <w:proofErr w:type="spellStart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daemonset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 xml:space="preserve"> speaker -n </w:t>
              </w:r>
              <w:proofErr w:type="spellStart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metallb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-system</w:t>
              </w:r>
            </w:ins>
          </w:p>
          <w:p w:rsidR="00D52A50" w:rsidRDefault="00D52A50">
            <w:pPr>
              <w:rPr>
                <w:ins w:id="16" w:author="Regis Ribeiro" w:date="2026-05-19T10:44:00Z"/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</w:pPr>
          </w:p>
          <w:p w:rsidR="00D52A50" w:rsidRPr="00D52A50" w:rsidRDefault="00D52A50">
            <w:pPr>
              <w:rPr>
                <w:ins w:id="17" w:author="Regis Ribeiro" w:date="2026-05-19T10:43:00Z"/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</w:pPr>
            <w:proofErr w:type="spellStart"/>
            <w:ins w:id="18" w:author="Regis Ribeiro" w:date="2026-05-19T10:44:00Z"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sudo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 xml:space="preserve"> </w:t>
              </w:r>
              <w:proofErr w:type="spellStart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>arp</w:t>
              </w:r>
              <w:proofErr w:type="spellEnd"/>
              <w:r w:rsidRPr="00D52A50">
                <w:rPr>
                  <w:rFonts w:ascii="Courier New" w:eastAsia="Courier New" w:hAnsi="Courier New" w:cs="Courier New"/>
                  <w:color w:val="1A1A1A"/>
                  <w:sz w:val="18"/>
                  <w:szCs w:val="18"/>
                  <w:lang w:val="en-US"/>
                </w:rPr>
                <w:t xml:space="preserve"> -d 192.168.1.227</w:t>
              </w:r>
            </w:ins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2A50" w:rsidRPr="00D52A50" w:rsidRDefault="00D52A50">
            <w:pPr>
              <w:rPr>
                <w:ins w:id="19" w:author="Regis Ribeiro" w:date="2026-05-19T10:43:00Z"/>
                <w:sz w:val="20"/>
                <w:szCs w:val="20"/>
                <w:rPrChange w:id="20" w:author="Regis Ribeiro" w:date="2026-05-19T10:44:00Z">
                  <w:rPr>
                    <w:ins w:id="21" w:author="Regis Ribeiro" w:date="2026-05-19T10:43:00Z"/>
                    <w:sz w:val="20"/>
                    <w:szCs w:val="20"/>
                    <w:lang w:val="en-US"/>
                  </w:rPr>
                </w:rPrChange>
              </w:rPr>
            </w:pPr>
            <w:ins w:id="22" w:author="Regis Ribeiro" w:date="2026-05-19T10:44:00Z">
              <w:r w:rsidRPr="00D52A50">
                <w:rPr>
                  <w:sz w:val="20"/>
                  <w:szCs w:val="20"/>
                  <w:rPrChange w:id="23" w:author="Regis Ribeiro" w:date="2026-05-19T10:44:00Z">
                    <w:rPr>
                      <w:sz w:val="20"/>
                      <w:szCs w:val="20"/>
                      <w:lang w:val="en-US"/>
                    </w:rPr>
                  </w:rPrChange>
                </w:rPr>
                <w:lastRenderedPageBreak/>
                <w:t xml:space="preserve">Forcar </w:t>
              </w:r>
              <w:proofErr w:type="spellStart"/>
              <w:r w:rsidRPr="00D52A50">
                <w:rPr>
                  <w:sz w:val="20"/>
                  <w:szCs w:val="20"/>
                  <w:rPrChange w:id="24" w:author="Regis Ribeiro" w:date="2026-05-19T10:44:00Z">
                    <w:rPr>
                      <w:sz w:val="20"/>
                      <w:szCs w:val="20"/>
                      <w:lang w:val="en-US"/>
                    </w:rPr>
                  </w:rPrChange>
                </w:rPr>
                <w:t>MetalLB</w:t>
              </w:r>
              <w:proofErr w:type="spellEnd"/>
              <w:r w:rsidRPr="00D52A50">
                <w:rPr>
                  <w:sz w:val="20"/>
                  <w:szCs w:val="20"/>
                  <w:rPrChange w:id="25" w:author="Regis Ribeiro" w:date="2026-05-19T10:44:00Z">
                    <w:rPr>
                      <w:sz w:val="20"/>
                      <w:szCs w:val="20"/>
                      <w:lang w:val="en-US"/>
                    </w:rPr>
                  </w:rPrChange>
                </w:rPr>
                <w:t xml:space="preserve"> a anunciar o </w:t>
              </w:r>
              <w:r>
                <w:rPr>
                  <w:sz w:val="20"/>
                  <w:szCs w:val="20"/>
                </w:rPr>
                <w:t xml:space="preserve">IP e limpeza do cache ARP no </w:t>
              </w:r>
              <w:proofErr w:type="spellStart"/>
              <w:r>
                <w:rPr>
                  <w:sz w:val="20"/>
                  <w:szCs w:val="20"/>
                </w:rPr>
                <w:t>mac</w:t>
              </w:r>
            </w:ins>
            <w:proofErr w:type="spellEnd"/>
          </w:p>
        </w:tc>
      </w:tr>
    </w:tbl>
    <w:p w:rsidR="00040288" w:rsidRDefault="009048A6">
      <w:pPr>
        <w:pStyle w:val="Ttulo2"/>
      </w:pPr>
      <w:r>
        <w:t>11.2 Logs e Inspeção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5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Descrição / Finalidade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logs -l app=backend -c backend --tail=50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Logs recentes do Spring Boot em todos 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logs &lt;pod&gt; -c vault-agent-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init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Log da injeção do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(buscar: </w:t>
            </w:r>
            <w:proofErr w:type="spellStart"/>
            <w:r>
              <w:rPr>
                <w:sz w:val="20"/>
                <w:szCs w:val="20"/>
              </w:rPr>
              <w:t>rendered</w:t>
            </w:r>
            <w:proofErr w:type="spellEnd"/>
            <w:r>
              <w:rPr>
                <w:sz w:val="20"/>
                <w:szCs w:val="20"/>
              </w:rPr>
              <w:t xml:space="preserve"> =&gt; /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  <w:r>
              <w:rPr>
                <w:sz w:val="20"/>
                <w:szCs w:val="20"/>
              </w:rPr>
              <w:t>/)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logs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previous</w:t>
            </w:r>
            <w:proofErr w:type="spell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Log da execução anterior (antes do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&lt;nome&gt;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Eventos, estado anterior, sondas — essencial para diagnosticar crashes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node pi-srv6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Eventos e pressão de memória em um nó específico</w:t>
            </w:r>
          </w:p>
        </w:tc>
      </w:tr>
    </w:tbl>
    <w:p w:rsidR="00040288" w:rsidRDefault="009048A6">
      <w:pPr>
        <w:pStyle w:val="Ttulo2"/>
      </w:pPr>
      <w:r>
        <w:t>11.3 Acesso Interno 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3"/>
        <w:gridCol w:w="5447"/>
      </w:tblGrid>
      <w:tr w:rsidR="00D5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Descrição / Finalidade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db-postgres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regis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lista_presenca</w:t>
            </w:r>
            <w:proofErr w:type="spell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Entrar no PostgreSQL e executar SQL (\</w:t>
            </w:r>
            <w:proofErr w:type="spellStart"/>
            <w:r>
              <w:rPr>
                <w:sz w:val="20"/>
                <w:szCs w:val="20"/>
              </w:rPr>
              <w:t>dt</w:t>
            </w:r>
            <w:proofErr w:type="spellEnd"/>
            <w:r>
              <w:rPr>
                <w:sz w:val="20"/>
                <w:szCs w:val="20"/>
              </w:rPr>
              <w:t xml:space="preserve"> lista tabelas, \q para sair)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exec -it deployment/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lista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presenca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-frontend -- 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wget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qO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 --timeout=5 http://lista-presenca-backend:8080/alunos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Teste de conectividade interna (</w:t>
            </w:r>
            <w:proofErr w:type="spellStart"/>
            <w:r>
              <w:rPr>
                <w:sz w:val="20"/>
                <w:szCs w:val="20"/>
              </w:rPr>
              <w:t>bypass</w:t>
            </w:r>
            <w:proofErr w:type="spellEnd"/>
            <w:r>
              <w:rPr>
                <w:sz w:val="20"/>
                <w:szCs w:val="20"/>
              </w:rPr>
              <w:t xml:space="preserve"> do NGINX)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exec -it &lt;pod&gt; -c backend -- cat /vault/secrets/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database.properties</w:t>
            </w:r>
            <w:proofErr w:type="spell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Verificar se o </w:t>
            </w:r>
            <w:proofErr w:type="spellStart"/>
            <w:r>
              <w:rPr>
                <w:sz w:val="20"/>
                <w:szCs w:val="20"/>
              </w:rPr>
              <w:t>Vault</w:t>
            </w:r>
            <w:proofErr w:type="spellEnd"/>
            <w:r>
              <w:rPr>
                <w:sz w:val="20"/>
                <w:szCs w:val="20"/>
              </w:rPr>
              <w:t xml:space="preserve"> injetou o arquivo de credenciais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port-forward svc/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lista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presenca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-backend 8080:8080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Criar túnel para testar API direto do Mac (</w:t>
            </w:r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localhost:8080/alunos)</w:t>
            </w:r>
          </w:p>
        </w:tc>
      </w:tr>
    </w:tbl>
    <w:p w:rsidR="00040288" w:rsidRDefault="009048A6">
      <w:pPr>
        <w:pStyle w:val="Ttulo2"/>
      </w:pPr>
      <w:r>
        <w:t>11.4 Gestão do Ciclo de Vida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5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Descrição / Finalidade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apply -f </w:t>
            </w:r>
            <w:proofErr w:type="spellStart"/>
            <w:proofErr w:type="gram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arquivo.yaml</w:t>
            </w:r>
            <w:proofErr w:type="spellEnd"/>
            <w:proofErr w:type="gram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Criar ou atualizar recursos declarativamente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delete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arquivo.yaml</w:t>
            </w:r>
            <w:proofErr w:type="spellEnd"/>
            <w:proofErr w:type="gram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Remover todos os recursos do arquivo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delete pod -l app=backend --force --grace-period=0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Forçar exclusão de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(exorcizar fantasmas </w:t>
            </w:r>
            <w:proofErr w:type="spellStart"/>
            <w:r>
              <w:rPr>
                <w:sz w:val="20"/>
                <w:szCs w:val="20"/>
              </w:rPr>
              <w:t>stuck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Terminating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rollout restart deployment 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lista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presenca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-backend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Reiniciar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gradualmente (Rolling Update sem </w:t>
            </w:r>
            <w:proofErr w:type="spellStart"/>
            <w:r>
              <w:rPr>
                <w:sz w:val="20"/>
                <w:szCs w:val="20"/>
              </w:rPr>
              <w:t>downtime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cordon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pi-srv9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Impedir que novos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sejam alocados em um nó instável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uncordon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pi-srv9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Reabilitar o nó após manutenção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label nodes pi-srv7 hardware=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pizero</w:t>
            </w:r>
            <w:proofErr w:type="spell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Adicionar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faltante a um nó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kubectl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patch 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daemonset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speaker -n </w:t>
            </w:r>
            <w:proofErr w:type="spell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metallb</w:t>
            </w:r>
            <w:proofErr w:type="spellEnd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-system --patch-file </w:t>
            </w:r>
            <w:proofErr w:type="spellStart"/>
            <w:proofErr w:type="gramStart"/>
            <w:r w:rsidRPr="009048A6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patch.yaml</w:t>
            </w:r>
            <w:proofErr w:type="spellEnd"/>
            <w:proofErr w:type="gram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Aplicar patch em recurso existente sem recriar</w:t>
            </w:r>
          </w:p>
        </w:tc>
      </w:tr>
    </w:tbl>
    <w:p w:rsidR="00040288" w:rsidRDefault="009048A6">
      <w:pPr>
        <w:pStyle w:val="Ttulo2"/>
      </w:pPr>
      <w:r>
        <w:t xml:space="preserve">11.5 </w:t>
      </w:r>
      <w:proofErr w:type="spellStart"/>
      <w:r>
        <w:t>Vault</w:t>
      </w:r>
      <w:proofErr w:type="spellEnd"/>
      <w:r>
        <w:t xml:space="preserve"> — Recuperação Pós-Falta de Energia</w:t>
      </w:r>
    </w:p>
    <w:p w:rsidR="00040288" w:rsidRDefault="009048A6">
      <w:pPr>
        <w:spacing w:before="80" w:after="80"/>
      </w:pPr>
      <w:r>
        <w:t xml:space="preserve">Sempre que o Pi 5 reiniciar, o </w:t>
      </w:r>
      <w:proofErr w:type="spellStart"/>
      <w:r>
        <w:t>Vault</w:t>
      </w:r>
      <w:proofErr w:type="spellEnd"/>
      <w:r>
        <w:t xml:space="preserve"> volta ao estado </w:t>
      </w:r>
      <w:proofErr w:type="spellStart"/>
      <w:r>
        <w:t>Sealed</w:t>
      </w:r>
      <w:proofErr w:type="spellEnd"/>
      <w:r>
        <w:t xml:space="preserve">. Os </w:t>
      </w:r>
      <w:proofErr w:type="spellStart"/>
      <w:r>
        <w:t>pods</w:t>
      </w:r>
      <w:proofErr w:type="spellEnd"/>
      <w:r>
        <w:t xml:space="preserve"> em Init:0/1 estão esperando o </w:t>
      </w:r>
      <w:proofErr w:type="spellStart"/>
      <w:r>
        <w:t>Vault</w:t>
      </w:r>
      <w:proofErr w:type="spellEnd"/>
      <w:r>
        <w:t xml:space="preserve"> ser desbloqueado.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Verificar se está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Sealed</w:t>
      </w:r>
      <w:proofErr w:type="spellEnd"/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vault-0 --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status</w:t>
      </w:r>
    </w:p>
    <w:p w:rsidR="00040288" w:rsidRDefault="00040288">
      <w:pPr>
        <w:spacing w:before="60" w:after="60"/>
        <w:ind w:left="360"/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Desselar (executar 3x com chaves diferentes)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exec -it -n vault vault-0 -- vault operator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unseal</w:t>
      </w:r>
      <w:proofErr w:type="gramEnd"/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Reiniciar 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Injector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 necessário (&gt;30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restarts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OOM)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kubectl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delete pod -n vault -l app.kubernetes.io/name=vault-agent-injector</w:t>
      </w:r>
    </w:p>
    <w:p w:rsidR="00040288" w:rsidRPr="009048A6" w:rsidRDefault="00040288">
      <w:pPr>
        <w:pBdr>
          <w:bottom w:val="single" w:sz="4" w:space="0" w:color="DDDDDD"/>
        </w:pBdr>
        <w:spacing w:before="120" w:after="120"/>
        <w:rPr>
          <w:lang w:val="en-US"/>
        </w:rPr>
      </w:pPr>
    </w:p>
    <w:p w:rsidR="00040288" w:rsidRDefault="009048A6">
      <w:pPr>
        <w:pStyle w:val="Ttulo1"/>
      </w:pPr>
      <w:r>
        <w:t>12. Monitoramento com K9s</w:t>
      </w:r>
    </w:p>
    <w:p w:rsidR="00040288" w:rsidRDefault="009048A6">
      <w:pPr>
        <w:pStyle w:val="Ttulo2"/>
      </w:pPr>
      <w:r>
        <w:t>12.1 Instalação e Inicialização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brew install derailed/k9s/k9s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k9s   #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Abre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 interface</w:t>
      </w:r>
    </w:p>
    <w:p w:rsidR="00040288" w:rsidRDefault="009048A6">
      <w:pPr>
        <w:pStyle w:val="Ttulo2"/>
      </w:pPr>
      <w:r>
        <w:t>12.2 Comandos Essenciais do K9s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52A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60" w:type="dxa"/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color w:val="FFFFFF"/>
                <w:sz w:val="20"/>
                <w:szCs w:val="20"/>
              </w:rPr>
              <w:t>Descrição / Finalidade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:node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Visualização de CPU/RAM de cada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Pi (barras coloridas)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Lista todos os </w:t>
            </w:r>
            <w:proofErr w:type="spellStart"/>
            <w:r>
              <w:rPr>
                <w:sz w:val="20"/>
                <w:szCs w:val="20"/>
              </w:rPr>
              <w:t>pods</w:t>
            </w:r>
            <w:proofErr w:type="spellEnd"/>
            <w:r>
              <w:rPr>
                <w:sz w:val="20"/>
                <w:szCs w:val="20"/>
              </w:rPr>
              <w:t xml:space="preserve"> com status e consumo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hpa</w:t>
            </w:r>
            <w:proofErr w:type="spellEnd"/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Status do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 xml:space="preserve"> em tempo real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svc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Lista os Services e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 (sobre um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Visualizar logs ao vivo do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 xml:space="preserve"> selecionado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 (sobre um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Executar </w:t>
            </w:r>
            <w:proofErr w:type="spellStart"/>
            <w:r>
              <w:rPr>
                <w:sz w:val="20"/>
                <w:szCs w:val="20"/>
              </w:rPr>
              <w:t>describe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 (sobre um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 xml:space="preserve">Abrir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dentro do container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quit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ou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Ctrl+C</w:t>
            </w:r>
            <w:proofErr w:type="spellEnd"/>
          </w:p>
        </w:tc>
        <w:tc>
          <w:tcPr>
            <w:tcW w:w="5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sz w:val="20"/>
                <w:szCs w:val="20"/>
              </w:rPr>
              <w:t>Sair do K9s</w:t>
            </w:r>
          </w:p>
        </w:tc>
      </w:tr>
    </w:tbl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lastRenderedPageBreak/>
        <w:t xml:space="preserve">13. Testes de Carga com Apache </w:t>
      </w:r>
      <w:proofErr w:type="spellStart"/>
      <w:r>
        <w:t>JMeter</w:t>
      </w:r>
      <w:proofErr w:type="spellEnd"/>
    </w:p>
    <w:p w:rsidR="00040288" w:rsidRDefault="009048A6">
      <w:pPr>
        <w:pStyle w:val="Ttulo2"/>
      </w:pPr>
      <w:r>
        <w:t>13.1 Configuração do Plano de Teste</w:t>
      </w:r>
    </w:p>
    <w:p w:rsidR="00040288" w:rsidRDefault="009048A6">
      <w:pPr>
        <w:pStyle w:val="Ttulo3"/>
      </w:pPr>
      <w:r>
        <w:t xml:space="preserve">Thread </w:t>
      </w:r>
      <w:proofErr w:type="spellStart"/>
      <w:r>
        <w:t>Group</w:t>
      </w:r>
      <w:proofErr w:type="spellEnd"/>
      <w:r>
        <w:t xml:space="preserve"> — Carga Normal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Number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Threads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300 usuários simultâneos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Ramp-up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30 segundos (10 usuários/s)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 xml:space="preserve">Loop </w:t>
            </w:r>
            <w:proofErr w:type="spellStart"/>
            <w:r>
              <w:rPr>
                <w:b/>
                <w:bCs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Infinite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180 segundos (3 minutos)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b/>
                <w:bCs/>
                <w:sz w:val="20"/>
                <w:szCs w:val="20"/>
                <w:lang w:val="en-US"/>
              </w:rPr>
              <w:t>Same user on each iteration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Marcado (simula sessões persistentes → estresse no Java/DB)</w:t>
            </w:r>
          </w:p>
        </w:tc>
      </w:tr>
    </w:tbl>
    <w:p w:rsidR="00040288" w:rsidRDefault="009048A6">
      <w:pPr>
        <w:pStyle w:val="Ttulo3"/>
      </w:pPr>
      <w:r>
        <w:t xml:space="preserve">Thread </w:t>
      </w:r>
      <w:proofErr w:type="spellStart"/>
      <w:r>
        <w:t>Group</w:t>
      </w:r>
      <w:proofErr w:type="spellEnd"/>
      <w:r>
        <w:t xml:space="preserve"> — Stress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Number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Threads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900 usuários simultâneos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Ramp-up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30 segundos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 xml:space="preserve">Loop </w:t>
            </w:r>
            <w:proofErr w:type="spellStart"/>
            <w:r>
              <w:rPr>
                <w:b/>
                <w:bCs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Infinite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180 segundos</w:t>
            </w:r>
          </w:p>
        </w:tc>
      </w:tr>
    </w:tbl>
    <w:p w:rsidR="00040288" w:rsidRDefault="009048A6">
      <w:pPr>
        <w:pStyle w:val="Ttulo3"/>
      </w:pPr>
      <w:r>
        <w:t xml:space="preserve">HTTP </w:t>
      </w:r>
      <w:proofErr w:type="spellStart"/>
      <w:r>
        <w:t>Request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Protocol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http (sem SSL — evitar overhead de criptografia no Pi)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 xml:space="preserve">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colegioconecta.nprd.app</w:t>
            </w:r>
            <w:proofErr w:type="spellEnd"/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b/>
                <w:bCs/>
                <w:sz w:val="20"/>
                <w:szCs w:val="20"/>
              </w:rPr>
              <w:t>Port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80 (vazio ou explícito)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/alunos</w:t>
            </w:r>
          </w:p>
        </w:tc>
      </w:tr>
    </w:tbl>
    <w:p w:rsidR="00040288" w:rsidRDefault="009048A6">
      <w:pPr>
        <w:pStyle w:val="Ttulo2"/>
      </w:pPr>
      <w:r>
        <w:t>13.2 Resultados Observados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Carga (300 usuários)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Pr="009048A6" w:rsidRDefault="009048A6">
            <w:pPr>
              <w:rPr>
                <w:lang w:val="en-US"/>
              </w:rPr>
            </w:pPr>
            <w:r w:rsidRPr="009048A6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Error Rate: 0.00% | Avg: 73ms | Throughput: ~20 req/s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Stress (900 usuários)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reiniciou 1x por CPU 114% | Demais réplicas: 0 erros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HPA Gatilho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CPU &gt; </w:t>
            </w:r>
            <w:del w:id="26" w:author="Regis Ribeiro" w:date="2026-05-19T09:55:00Z">
              <w:r w:rsidDel="00D52A50">
                <w:rPr>
                  <w:rFonts w:ascii="Courier New" w:eastAsia="Courier New" w:hAnsi="Courier New" w:cs="Courier New"/>
                  <w:sz w:val="20"/>
                  <w:szCs w:val="20"/>
                </w:rPr>
                <w:delText>50</w:delText>
              </w:r>
            </w:del>
            <w:ins w:id="27" w:author="Regis Ribeiro" w:date="2026-05-19T09:55:00Z">
              <w:r w:rsidR="00D52A50">
                <w:rPr>
                  <w:rFonts w:ascii="Courier New" w:eastAsia="Courier New" w:hAnsi="Courier New" w:cs="Courier New"/>
                  <w:sz w:val="20"/>
                  <w:szCs w:val="20"/>
                </w:rPr>
                <w:t>85</w:t>
              </w:r>
            </w:ins>
            <w:r>
              <w:rPr>
                <w:rFonts w:ascii="Courier New" w:eastAsia="Courier New" w:hAnsi="Courier New" w:cs="Courier New"/>
                <w:sz w:val="20"/>
                <w:szCs w:val="20"/>
              </w:rPr>
              <w:t>% → escala de 2 para 4 réplicas automaticamente</w:t>
            </w:r>
          </w:p>
        </w:tc>
      </w:tr>
      <w:tr w:rsidR="00D52A5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b/>
                <w:bCs/>
                <w:sz w:val="20"/>
                <w:szCs w:val="20"/>
              </w:rPr>
              <w:t>Cold Start Java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288" w:rsidRDefault="009048A6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~160 segundos em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 CPU | ~40s com CPU livre</w:t>
            </w:r>
          </w:p>
        </w:tc>
      </w:tr>
    </w:tbl>
    <w:p w:rsidR="00040288" w:rsidRDefault="009048A6">
      <w:pPr>
        <w:pStyle w:val="Ttulo2"/>
      </w:pPr>
      <w:r>
        <w:t>13.3 Problemas Conhecidos e Soluções</w:t>
      </w:r>
    </w:p>
    <w:p w:rsidR="00040288" w:rsidRDefault="009048A6">
      <w:pPr>
        <w:spacing w:before="80" w:after="80"/>
      </w:pPr>
      <w:proofErr w:type="spellStart"/>
      <w:r>
        <w:t>JMeter</w:t>
      </w:r>
      <w:proofErr w:type="spellEnd"/>
      <w:r>
        <w:t xml:space="preserve"> SSL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bad_certificate</w:t>
      </w:r>
      <w:proofErr w:type="spellEnd"/>
      <w:r>
        <w:t>):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Solução: Usar </w:t>
      </w:r>
      <w:proofErr w:type="spellStart"/>
      <w:r>
        <w:t>protocol</w:t>
      </w:r>
      <w:proofErr w:type="spellEnd"/>
      <w:r>
        <w:t xml:space="preserve"> http no HTTP </w:t>
      </w:r>
      <w:proofErr w:type="spellStart"/>
      <w:r>
        <w:t>Request</w:t>
      </w:r>
      <w:proofErr w:type="spellEnd"/>
      <w:r>
        <w:t xml:space="preserve"> ao invés de https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Alternativa: Adicionar </w:t>
      </w:r>
      <w:proofErr w:type="spellStart"/>
      <w:r>
        <w:t>ssl-redirect</w:t>
      </w:r>
      <w:proofErr w:type="spellEnd"/>
      <w:r>
        <w:t xml:space="preserve">: false nas </w:t>
      </w:r>
      <w:proofErr w:type="spellStart"/>
      <w:r>
        <w:t>annotations</w:t>
      </w:r>
      <w:proofErr w:type="spellEnd"/>
      <w:r>
        <w:t xml:space="preserve"> do </w:t>
      </w:r>
      <w:proofErr w:type="spellStart"/>
      <w:r>
        <w:t>Ingress</w:t>
      </w:r>
      <w:proofErr w:type="spellEnd"/>
    </w:p>
    <w:p w:rsidR="00040288" w:rsidRDefault="009048A6">
      <w:pPr>
        <w:spacing w:before="80" w:after="80"/>
      </w:pPr>
      <w:proofErr w:type="spellStart"/>
      <w:r>
        <w:t>Pod</w:t>
      </w:r>
      <w:proofErr w:type="spellEnd"/>
      <w:r>
        <w:t xml:space="preserve"> morto por Startup </w:t>
      </w:r>
      <w:proofErr w:type="spellStart"/>
      <w:r>
        <w:t>Probe</w:t>
      </w:r>
      <w:proofErr w:type="spellEnd"/>
      <w:r>
        <w:t xml:space="preserve"> durante </w:t>
      </w:r>
      <w:proofErr w:type="spellStart"/>
      <w:r>
        <w:t>scale-up</w:t>
      </w:r>
      <w:proofErr w:type="spellEnd"/>
      <w:r>
        <w:t xml:space="preserve"> sob carga: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t xml:space="preserve">Causa: </w:t>
      </w:r>
      <w:proofErr w:type="spellStart"/>
      <w:r>
        <w:t>failureThreshold</w:t>
      </w:r>
      <w:proofErr w:type="spellEnd"/>
      <w:r>
        <w:t xml:space="preserve"> * </w:t>
      </w:r>
      <w:proofErr w:type="spellStart"/>
      <w:r>
        <w:t>periodSeconds</w:t>
      </w:r>
      <w:proofErr w:type="spellEnd"/>
      <w:r>
        <w:t xml:space="preserve"> insuficiente para cold start do Java</w:t>
      </w:r>
    </w:p>
    <w:p w:rsidR="00040288" w:rsidRDefault="009048A6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Solução: Usar </w:t>
      </w:r>
      <w:proofErr w:type="spellStart"/>
      <w:r>
        <w:t>failureThreshold</w:t>
      </w:r>
      <w:proofErr w:type="spellEnd"/>
      <w:r>
        <w:t xml:space="preserve">: 60 e </w:t>
      </w:r>
      <w:proofErr w:type="spellStart"/>
      <w:r>
        <w:t>periodSeconds</w:t>
      </w:r>
      <w:proofErr w:type="spellEnd"/>
      <w:r>
        <w:t>: 5 (= 5 minutos)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 xml:space="preserve">14. SSD </w:t>
      </w:r>
      <w:proofErr w:type="spellStart"/>
      <w:r>
        <w:t>NVMe</w:t>
      </w:r>
      <w:proofErr w:type="spellEnd"/>
      <w:r>
        <w:t xml:space="preserve"> no </w:t>
      </w:r>
      <w:proofErr w:type="spellStart"/>
      <w:r>
        <w:t>Raspberry</w:t>
      </w:r>
      <w:proofErr w:type="spellEnd"/>
      <w:r>
        <w:t xml:space="preserve"> Pi 5</w:t>
      </w:r>
    </w:p>
    <w:p w:rsidR="00040288" w:rsidRDefault="009048A6">
      <w:pPr>
        <w:pStyle w:val="Ttulo2"/>
      </w:pPr>
      <w:r>
        <w:t xml:space="preserve">14.1 Ativar </w:t>
      </w:r>
      <w:proofErr w:type="spellStart"/>
      <w:r>
        <w:t>PCIe</w:t>
      </w:r>
      <w:proofErr w:type="spellEnd"/>
      <w:r>
        <w:t xml:space="preserve"> </w:t>
      </w:r>
      <w:proofErr w:type="spellStart"/>
      <w:r>
        <w:t>Gen</w:t>
      </w:r>
      <w:proofErr w:type="spellEnd"/>
      <w:r>
        <w:t xml:space="preserve"> 3</w:t>
      </w:r>
    </w:p>
    <w:p w:rsidR="00040288" w:rsidRDefault="009048A6">
      <w:pPr>
        <w:spacing w:before="80" w:after="80"/>
      </w:pPr>
      <w:r>
        <w:t>No Pi 5, adicionar em /boot/firmware/config.txt: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dtparam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=pciex1-gen=3</w:t>
      </w:r>
    </w:p>
    <w:p w:rsidR="00040288" w:rsidRDefault="009048A6">
      <w:pPr>
        <w:pStyle w:val="Ttulo2"/>
      </w:pPr>
      <w:r>
        <w:t xml:space="preserve">14.2 Expandir o </w:t>
      </w:r>
      <w:proofErr w:type="spellStart"/>
      <w:r>
        <w:t>Filesystem</w:t>
      </w:r>
      <w:proofErr w:type="spellEnd"/>
      <w:r>
        <w:t xml:space="preserve"> após Clone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raspi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-config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6 Advanced Options → A1 Expand Filesystem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reboot</w:t>
      </w:r>
    </w:p>
    <w:p w:rsidR="00040288" w:rsidRDefault="009048A6">
      <w:pPr>
        <w:pStyle w:val="Ttulo2"/>
      </w:pPr>
      <w:r>
        <w:t>14.3 Ativar TRIM (Saúde do SSD)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enable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fstrim.timer</w:t>
      </w:r>
      <w:proofErr w:type="spellEnd"/>
      <w:proofErr w:type="gramEnd"/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sudo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systemctl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start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fstrim.timer</w:t>
      </w:r>
      <w:proofErr w:type="spellEnd"/>
      <w:proofErr w:type="gramEnd"/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Com SSD </w:t>
      </w:r>
      <w:proofErr w:type="spellStart"/>
      <w:r>
        <w:rPr>
          <w:color w:val="555555"/>
          <w:sz w:val="20"/>
          <w:szCs w:val="20"/>
        </w:rPr>
        <w:t>NVMe</w:t>
      </w:r>
      <w:proofErr w:type="spellEnd"/>
      <w:r>
        <w:rPr>
          <w:color w:val="555555"/>
          <w:sz w:val="20"/>
          <w:szCs w:val="20"/>
        </w:rPr>
        <w:t xml:space="preserve"> via </w:t>
      </w:r>
      <w:proofErr w:type="spellStart"/>
      <w:r>
        <w:rPr>
          <w:color w:val="555555"/>
          <w:sz w:val="20"/>
          <w:szCs w:val="20"/>
        </w:rPr>
        <w:t>PCIe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Gen</w:t>
      </w:r>
      <w:proofErr w:type="spellEnd"/>
      <w:r>
        <w:rPr>
          <w:color w:val="555555"/>
          <w:sz w:val="20"/>
          <w:szCs w:val="20"/>
        </w:rPr>
        <w:t xml:space="preserve"> 3, o PostgreSQL e o banco de dados interno do K3s (</w:t>
      </w:r>
      <w:proofErr w:type="spellStart"/>
      <w:r>
        <w:rPr>
          <w:color w:val="555555"/>
          <w:sz w:val="20"/>
          <w:szCs w:val="20"/>
        </w:rPr>
        <w:t>etcd</w:t>
      </w:r>
      <w:proofErr w:type="spellEnd"/>
      <w:r>
        <w:rPr>
          <w:color w:val="555555"/>
          <w:sz w:val="20"/>
          <w:szCs w:val="20"/>
        </w:rPr>
        <w:t>) operam com IOPS ordens de magnitude maior que um SD Card, eliminando o principal gargalo de I/O do cluster.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15. Otimização Spring Boot para Hardware Limitado</w:t>
      </w:r>
    </w:p>
    <w:p w:rsidR="00040288" w:rsidRDefault="009048A6">
      <w:pPr>
        <w:pStyle w:val="Ttulo2"/>
      </w:pPr>
      <w:r>
        <w:t xml:space="preserve">15.1 Substituir </w:t>
      </w:r>
      <w:proofErr w:type="spellStart"/>
      <w:r>
        <w:t>Tomcat</w:t>
      </w:r>
      <w:proofErr w:type="spellEnd"/>
      <w:r>
        <w:t xml:space="preserve"> por </w:t>
      </w:r>
      <w:proofErr w:type="spellStart"/>
      <w:r>
        <w:t>Undertow</w:t>
      </w:r>
      <w:proofErr w:type="spellEnd"/>
    </w:p>
    <w:p w:rsidR="00040288" w:rsidRDefault="009048A6">
      <w:pPr>
        <w:spacing w:before="80" w:after="80"/>
      </w:pPr>
      <w:r>
        <w:t>No pom.xml: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&lt;dependency&gt;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org.springframework.boot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&gt;spring-boot-starter-web&lt;/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&lt;exclusions&gt;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&lt;exclusion&gt;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org.springframework.boot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&gt;spring-boot-starter-tomcat&lt;/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&lt;/exclusion&gt;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&lt;/exclusions&gt;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&lt;/dependency&gt;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&lt;dependency&gt;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org.springframework.boot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groupId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&lt;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&gt;spring-boot-starter-undertow&lt;/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artifactId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&gt;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&lt;/dependency&gt;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15.2 </w:t>
      </w:r>
      <w:proofErr w:type="spellStart"/>
      <w:proofErr w:type="gramStart"/>
      <w:r w:rsidRPr="009048A6">
        <w:rPr>
          <w:lang w:val="en-US"/>
        </w:rPr>
        <w:t>application.properties</w:t>
      </w:r>
      <w:proofErr w:type="spellEnd"/>
      <w:proofErr w:type="gramEnd"/>
      <w:r w:rsidRPr="009048A6">
        <w:rPr>
          <w:lang w:val="en-US"/>
        </w:rPr>
        <w:t xml:space="preserve"> </w:t>
      </w:r>
      <w:proofErr w:type="spellStart"/>
      <w:r w:rsidRPr="009048A6">
        <w:rPr>
          <w:lang w:val="en-US"/>
        </w:rPr>
        <w:t>Otimizado</w:t>
      </w:r>
      <w:proofErr w:type="spellEnd"/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spring.datasource.url=${DB_URL}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spring.datasource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.username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=${DB_USER}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spring.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config.import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=optional:file:/vault/secrets/database.properties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spring.jpa.open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-in-view=false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spring.main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.lazy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-initialization=true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spring.jmx.enabled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=false</w:t>
      </w:r>
    </w:p>
    <w:p w:rsidR="00040288" w:rsidRDefault="009048A6">
      <w:pPr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spring.cache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simple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# Cache em memória nativo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>15.3 Caching com Spring Cache</w:t>
      </w:r>
    </w:p>
    <w:p w:rsidR="00040288" w:rsidRPr="009048A6" w:rsidRDefault="009048A6">
      <w:pPr>
        <w:spacing w:before="80" w:after="80"/>
        <w:rPr>
          <w:lang w:val="en-US"/>
        </w:rPr>
      </w:pPr>
      <w:r w:rsidRPr="009048A6">
        <w:rPr>
          <w:lang w:val="en-US"/>
        </w:rPr>
        <w:t xml:space="preserve">Na </w:t>
      </w:r>
      <w:proofErr w:type="spellStart"/>
      <w:r w:rsidRPr="009048A6">
        <w:rPr>
          <w:lang w:val="en-US"/>
        </w:rPr>
        <w:t>classe</w:t>
      </w:r>
      <w:proofErr w:type="spellEnd"/>
      <w:r w:rsidRPr="009048A6">
        <w:rPr>
          <w:lang w:val="en-US"/>
        </w:rPr>
        <w:t xml:space="preserve"> principal: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@SpringBootApplication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@EnableCaching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:rsidR="00040288" w:rsidRDefault="009048A6">
      <w:pPr>
        <w:spacing w:before="80" w:after="80"/>
      </w:pPr>
      <w:r>
        <w:t>Nos métodos de serviço: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@Cacheable("listaAlunos")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&lt;Aluno&gt;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listarTodos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return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repository.findAll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</w:t>
      </w:r>
    </w:p>
    <w:p w:rsidR="00040288" w:rsidRPr="009048A6" w:rsidRDefault="00040288">
      <w:pPr>
        <w:spacing w:before="60" w:after="60"/>
        <w:ind w:left="360"/>
        <w:rPr>
          <w:lang w:val="en-US"/>
        </w:rPr>
      </w:pP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@</w:t>
      </w:r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CacheEvict(</w:t>
      </w:r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value = "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listaAlunos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", 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allEntries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true)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Aluno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salvar(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Aluno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aluno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return </w:t>
      </w:r>
      <w:proofErr w:type="spellStart"/>
      <w:proofErr w:type="gram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repository.save</w:t>
      </w:r>
      <w:proofErr w:type="spellEnd"/>
      <w:proofErr w:type="gram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aluno</w:t>
      </w:r>
      <w:proofErr w:type="spellEnd"/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);</w:t>
      </w:r>
    </w:p>
    <w:p w:rsidR="00040288" w:rsidRPr="009048A6" w:rsidRDefault="009048A6">
      <w:pPr>
        <w:spacing w:before="60" w:after="60"/>
        <w:ind w:left="360"/>
        <w:rPr>
          <w:lang w:val="en-US"/>
        </w:rPr>
      </w:pPr>
      <w:r w:rsidRPr="009048A6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</w:t>
      </w:r>
    </w:p>
    <w:p w:rsidR="00040288" w:rsidRPr="009048A6" w:rsidRDefault="009048A6">
      <w:pPr>
        <w:pStyle w:val="Ttulo2"/>
        <w:rPr>
          <w:lang w:val="en-US"/>
        </w:rPr>
      </w:pPr>
      <w:r w:rsidRPr="009048A6">
        <w:rPr>
          <w:lang w:val="en-US"/>
        </w:rPr>
        <w:t xml:space="preserve">15.4 Lazy Initialization e </w:t>
      </w:r>
      <w:proofErr w:type="spellStart"/>
      <w:r w:rsidRPr="009048A6">
        <w:rPr>
          <w:lang w:val="en-US"/>
        </w:rPr>
        <w:t>LazyLoadException</w:t>
      </w:r>
      <w:proofErr w:type="spellEnd"/>
    </w:p>
    <w:p w:rsidR="00040288" w:rsidRDefault="009048A6">
      <w:pPr>
        <w:spacing w:before="80" w:after="80"/>
      </w:pPr>
      <w:r>
        <w:t xml:space="preserve">Com </w:t>
      </w:r>
      <w:proofErr w:type="spellStart"/>
      <w:proofErr w:type="gramStart"/>
      <w:r>
        <w:t>spring.jpa.open</w:t>
      </w:r>
      <w:proofErr w:type="spellEnd"/>
      <w:proofErr w:type="gramEnd"/>
      <w:r>
        <w:t>-</w:t>
      </w:r>
      <w:proofErr w:type="spellStart"/>
      <w:r>
        <w:t>in-view</w:t>
      </w:r>
      <w:proofErr w:type="spellEnd"/>
      <w:r>
        <w:t xml:space="preserve">=false, coleções </w:t>
      </w:r>
      <w:proofErr w:type="spellStart"/>
      <w:r>
        <w:t>lazy</w:t>
      </w:r>
      <w:proofErr w:type="spellEnd"/>
      <w:r>
        <w:t xml:space="preserve"> precisam ser tratadas. Usar @JsonIgnore nas relações não necessárias na resposta: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@JsonIgnore</w:t>
      </w:r>
    </w:p>
    <w:p w:rsidR="00040288" w:rsidRDefault="009048A6">
      <w:pP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ManyToMany(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mappedBy = "alunos")</w:t>
      </w:r>
    </w:p>
    <w:p w:rsidR="00040288" w:rsidRDefault="009048A6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&lt;Turma&gt; turmas;</w:t>
      </w:r>
    </w:p>
    <w:p w:rsidR="00040288" w:rsidRDefault="009048A6">
      <w:pPr>
        <w:spacing w:before="80" w:after="80"/>
        <w:ind w:left="360"/>
      </w:pPr>
      <w:r>
        <w:rPr>
          <w:b/>
          <w:bCs/>
          <w:color w:val="B8860B"/>
          <w:sz w:val="20"/>
          <w:szCs w:val="20"/>
        </w:rPr>
        <w:t xml:space="preserve">📌 Nota: </w:t>
      </w:r>
      <w:r>
        <w:rPr>
          <w:color w:val="555555"/>
          <w:sz w:val="20"/>
          <w:szCs w:val="20"/>
        </w:rPr>
        <w:t xml:space="preserve">Alternativa mais robusta: usar </w:t>
      </w:r>
      <w:proofErr w:type="spellStart"/>
      <w:r>
        <w:rPr>
          <w:color w:val="555555"/>
          <w:sz w:val="20"/>
          <w:szCs w:val="20"/>
        </w:rPr>
        <w:t>DTOs</w:t>
      </w:r>
      <w:proofErr w:type="spellEnd"/>
      <w:r>
        <w:rPr>
          <w:color w:val="555555"/>
          <w:sz w:val="20"/>
          <w:szCs w:val="20"/>
        </w:rPr>
        <w:t xml:space="preserve"> (Data </w:t>
      </w:r>
      <w:proofErr w:type="spellStart"/>
      <w:r>
        <w:rPr>
          <w:color w:val="555555"/>
          <w:sz w:val="20"/>
          <w:szCs w:val="20"/>
        </w:rPr>
        <w:t>Transfer</w:t>
      </w:r>
      <w:proofErr w:type="spellEnd"/>
      <w:r>
        <w:rPr>
          <w:color w:val="555555"/>
          <w:sz w:val="20"/>
          <w:szCs w:val="20"/>
        </w:rPr>
        <w:t xml:space="preserve"> </w:t>
      </w:r>
      <w:proofErr w:type="spellStart"/>
      <w:r>
        <w:rPr>
          <w:color w:val="555555"/>
          <w:sz w:val="20"/>
          <w:szCs w:val="20"/>
        </w:rPr>
        <w:t>Objects</w:t>
      </w:r>
      <w:proofErr w:type="spellEnd"/>
      <w:r>
        <w:rPr>
          <w:color w:val="555555"/>
          <w:sz w:val="20"/>
          <w:szCs w:val="20"/>
        </w:rPr>
        <w:t xml:space="preserve">) mapeando apenas os campos necessários para cada </w:t>
      </w:r>
      <w:proofErr w:type="spellStart"/>
      <w:r>
        <w:rPr>
          <w:color w:val="555555"/>
          <w:sz w:val="20"/>
          <w:szCs w:val="20"/>
        </w:rPr>
        <w:t>endpoint</w:t>
      </w:r>
      <w:proofErr w:type="spellEnd"/>
      <w:r>
        <w:rPr>
          <w:color w:val="555555"/>
          <w:sz w:val="20"/>
          <w:szCs w:val="20"/>
        </w:rPr>
        <w:t>.</w:t>
      </w:r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pStyle w:val="Ttulo1"/>
      </w:pPr>
      <w:r>
        <w:t>16. Referência Rápida — Ordem de Operações Pós-Reboot</w:t>
      </w:r>
    </w:p>
    <w:p w:rsidR="00040288" w:rsidRDefault="009048A6">
      <w:pPr>
        <w:spacing w:before="80" w:after="80"/>
      </w:pPr>
      <w:r>
        <w:t>Sequência necessária após reinicialização total do cluster:</w:t>
      </w:r>
    </w:p>
    <w:p w:rsidR="00040288" w:rsidRDefault="009048A6">
      <w:pPr>
        <w:pStyle w:val="PargrafodaLista"/>
        <w:numPr>
          <w:ilvl w:val="0"/>
          <w:numId w:val="3"/>
        </w:numPr>
        <w:spacing w:before="40" w:after="40"/>
      </w:pPr>
      <w:r>
        <w:t xml:space="preserve">Verificar nós: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nodes -o </w:t>
      </w:r>
      <w:proofErr w:type="spellStart"/>
      <w:r>
        <w:t>wide</w:t>
      </w:r>
      <w:proofErr w:type="spellEnd"/>
      <w:r>
        <w:t xml:space="preserve"> (todos </w:t>
      </w:r>
      <w:proofErr w:type="spellStart"/>
      <w:r>
        <w:t>Ready</w:t>
      </w:r>
      <w:proofErr w:type="spellEnd"/>
      <w:r>
        <w:t>)</w:t>
      </w:r>
    </w:p>
    <w:p w:rsidR="00040288" w:rsidRPr="009048A6" w:rsidRDefault="009048A6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9048A6">
        <w:rPr>
          <w:lang w:val="en-US"/>
        </w:rPr>
        <w:t>Desselar</w:t>
      </w:r>
      <w:proofErr w:type="spellEnd"/>
      <w:r w:rsidRPr="009048A6">
        <w:rPr>
          <w:lang w:val="en-US"/>
        </w:rPr>
        <w:t xml:space="preserve"> o Vault: </w:t>
      </w:r>
      <w:proofErr w:type="spellStart"/>
      <w:r w:rsidRPr="009048A6">
        <w:rPr>
          <w:lang w:val="en-US"/>
        </w:rPr>
        <w:t>kubectl</w:t>
      </w:r>
      <w:proofErr w:type="spellEnd"/>
      <w:r w:rsidRPr="009048A6">
        <w:rPr>
          <w:lang w:val="en-US"/>
        </w:rPr>
        <w:t xml:space="preserve"> exec -it -n vault vault-0 -- vault operator </w:t>
      </w:r>
      <w:proofErr w:type="gramStart"/>
      <w:r w:rsidRPr="009048A6">
        <w:rPr>
          <w:lang w:val="en-US"/>
        </w:rPr>
        <w:t>unseal</w:t>
      </w:r>
      <w:proofErr w:type="gramEnd"/>
      <w:r w:rsidRPr="009048A6">
        <w:rPr>
          <w:lang w:val="en-US"/>
        </w:rPr>
        <w:t xml:space="preserve"> (3x)</w:t>
      </w:r>
    </w:p>
    <w:p w:rsidR="00040288" w:rsidRDefault="009048A6">
      <w:pPr>
        <w:pStyle w:val="PargrafodaLista"/>
        <w:numPr>
          <w:ilvl w:val="0"/>
          <w:numId w:val="3"/>
        </w:numPr>
        <w:spacing w:before="40" w:after="40"/>
      </w:pPr>
      <w:r>
        <w:t xml:space="preserve">Verificar </w:t>
      </w:r>
      <w:proofErr w:type="spellStart"/>
      <w:r>
        <w:t>pods</w:t>
      </w:r>
      <w:proofErr w:type="spellEnd"/>
      <w:r>
        <w:t xml:space="preserve">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-o </w:t>
      </w:r>
      <w:proofErr w:type="spellStart"/>
      <w:r>
        <w:t>wide</w:t>
      </w:r>
      <w:proofErr w:type="spellEnd"/>
      <w:r>
        <w:t xml:space="preserve"> (aguardar 2/2 Running em todos)</w:t>
      </w:r>
    </w:p>
    <w:p w:rsidR="00040288" w:rsidRDefault="009048A6">
      <w:pPr>
        <w:pStyle w:val="PargrafodaLista"/>
        <w:numPr>
          <w:ilvl w:val="0"/>
          <w:numId w:val="3"/>
        </w:numPr>
        <w:spacing w:before="40" w:after="40"/>
      </w:pPr>
      <w:r>
        <w:t xml:space="preserve">Testar acesso: </w:t>
      </w:r>
      <w:proofErr w:type="spellStart"/>
      <w:r>
        <w:t>curl</w:t>
      </w:r>
      <w:proofErr w:type="spellEnd"/>
      <w:r>
        <w:t xml:space="preserve"> -s http://colegioconecta.nprd.app/api/alunos</w:t>
      </w:r>
    </w:p>
    <w:p w:rsidR="00040288" w:rsidRDefault="009048A6">
      <w:pPr>
        <w:pStyle w:val="PargrafodaLista"/>
        <w:numPr>
          <w:ilvl w:val="0"/>
          <w:numId w:val="3"/>
        </w:numPr>
        <w:spacing w:before="40" w:after="40"/>
      </w:pPr>
      <w:r>
        <w:t xml:space="preserve">Se </w:t>
      </w:r>
      <w:proofErr w:type="spellStart"/>
      <w:r>
        <w:t>pods</w:t>
      </w:r>
      <w:proofErr w:type="spellEnd"/>
      <w:r>
        <w:t xml:space="preserve"> travados em Init:0/1 → </w:t>
      </w:r>
      <w:proofErr w:type="spellStart"/>
      <w:r>
        <w:t>Vault</w:t>
      </w:r>
      <w:proofErr w:type="spellEnd"/>
      <w:r>
        <w:t xml:space="preserve"> ainda </w:t>
      </w:r>
      <w:proofErr w:type="spellStart"/>
      <w:r>
        <w:t>Sealed</w:t>
      </w:r>
      <w:proofErr w:type="spellEnd"/>
      <w:r>
        <w:t>. Repetir passo 2.</w:t>
      </w:r>
    </w:p>
    <w:p w:rsidR="00040288" w:rsidRDefault="009048A6">
      <w:pPr>
        <w:pStyle w:val="PargrafodaLista"/>
        <w:numPr>
          <w:ilvl w:val="0"/>
          <w:numId w:val="3"/>
        </w:numPr>
        <w:spacing w:before="40" w:after="40"/>
        <w:rPr>
          <w:ins w:id="28" w:author="Regis Ribeiro" w:date="2026-05-19T11:00:00Z"/>
        </w:rPr>
      </w:pPr>
      <w:r>
        <w:t xml:space="preserve">Se nó </w:t>
      </w:r>
      <w:proofErr w:type="spellStart"/>
      <w:r>
        <w:t>NotReady</w:t>
      </w:r>
      <w:proofErr w:type="spellEnd"/>
      <w:r>
        <w:t xml:space="preserve"> → SSH no nó e: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k3s-agent</w:t>
      </w:r>
    </w:p>
    <w:p w:rsidR="00D52A50" w:rsidRDefault="00D52A50" w:rsidP="00D52A50">
      <w:pPr>
        <w:spacing w:before="40" w:after="40"/>
        <w:rPr>
          <w:ins w:id="29" w:author="Regis Ribeiro" w:date="2026-05-19T11:00:00Z"/>
        </w:rPr>
      </w:pPr>
    </w:p>
    <w:p w:rsidR="00D52A50" w:rsidRDefault="00D52A50" w:rsidP="00D52A50">
      <w:pPr>
        <w:spacing w:before="40" w:after="40"/>
        <w:rPr>
          <w:ins w:id="30" w:author="Regis Ribeiro" w:date="2026-05-19T11:00:00Z"/>
        </w:rPr>
      </w:pPr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2" w:author="Regis Ribeiro" w:date="2026-05-19T11:00:00Z">
            <w:rPr>
              <w:ins w:id="33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</w:p>
    <w:p w:rsidR="00D52A50" w:rsidRPr="00D52A50" w:rsidRDefault="00A2413E" w:rsidP="00D52A50">
      <w:pPr>
        <w:spacing w:after="120"/>
        <w:rPr>
          <w:ins w:id="34" w:author="Regis Ribeiro" w:date="2026-05-19T11:00:00Z"/>
          <w:rFonts w:ascii="Arial" w:hAnsi="Arial" w:cs="Arial"/>
          <w:color w:val="1F1F1F"/>
        </w:rPr>
      </w:pPr>
      <w:ins w:id="35" w:author="Regis Ribeiro" w:date="2026-05-19T11:00:00Z">
        <w:r w:rsidRPr="00D52A50">
          <w:rPr>
            <w:rFonts w:ascii="Arial" w:hAnsi="Arial" w:cs="Arial"/>
            <w:noProof/>
            <w:color w:val="1F1F1F"/>
          </w:rPr>
          <w:lastRenderedPageBreak/>
          <w:pict>
            <v:rect id="_x0000_i1034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Pr="00D52A50" w:rsidRDefault="00D52A50" w:rsidP="00D52A50">
      <w:pPr>
        <w:spacing w:after="120"/>
        <w:outlineLvl w:val="2"/>
        <w:rPr>
          <w:ins w:id="36" w:author="Regis Ribeiro" w:date="2026-05-19T11:00:00Z"/>
          <w:rFonts w:ascii="Arial" w:hAnsi="Arial" w:cs="Arial"/>
          <w:b/>
          <w:bCs/>
          <w:color w:val="1F1F1F"/>
          <w:sz w:val="27"/>
          <w:szCs w:val="27"/>
        </w:rPr>
      </w:pPr>
      <w:ins w:id="37" w:author="Regis Ribeiro" w:date="2026-05-19T11:00:00Z">
        <w:r w:rsidRPr="00D52A50">
          <w:rPr>
            <w:rFonts w:ascii="Arial" w:hAnsi="Arial" w:cs="Arial"/>
            <w:b/>
            <w:bCs/>
            <w:color w:val="1F1F1F"/>
            <w:sz w:val="27"/>
            <w:szCs w:val="27"/>
          </w:rPr>
          <w:t>17. Troubleshooting Avançado e Estabilização de Rede</w:t>
        </w:r>
      </w:ins>
    </w:p>
    <w:p w:rsidR="00D52A50" w:rsidRPr="00D52A50" w:rsidRDefault="00D52A50" w:rsidP="00D52A50">
      <w:pPr>
        <w:rPr>
          <w:ins w:id="38" w:author="Regis Ribeiro" w:date="2026-05-19T11:00:00Z"/>
          <w:rFonts w:ascii="Arial" w:hAnsi="Arial" w:cs="Arial"/>
          <w:color w:val="1F1F1F"/>
        </w:rPr>
      </w:pPr>
      <w:ins w:id="39" w:author="Regis Ribeiro" w:date="2026-05-19T11:00:00Z">
        <w:r w:rsidRPr="00D52A50">
          <w:rPr>
            <w:rFonts w:ascii="Arial" w:hAnsi="Arial" w:cs="Arial"/>
            <w:color w:val="1F1F1F"/>
          </w:rPr>
          <w:t xml:space="preserve">Esta seção documenta a resolução de incidentes críticos encontrados no ambiente de produção do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Cluster HAT</w:t>
        </w:r>
        <w:r w:rsidRPr="00D52A50">
          <w:rPr>
            <w:rFonts w:ascii="Arial" w:hAnsi="Arial" w:cs="Arial"/>
            <w:color w:val="1F1F1F"/>
          </w:rPr>
          <w:t xml:space="preserve">, abordando conflitos de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Load</w:t>
        </w:r>
        <w:proofErr w:type="spellEnd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Balancers</w:t>
        </w:r>
        <w:proofErr w:type="spellEnd"/>
        <w:r w:rsidRPr="00D52A50">
          <w:rPr>
            <w:rFonts w:ascii="Arial" w:hAnsi="Arial" w:cs="Arial"/>
            <w:color w:val="1F1F1F"/>
          </w:rPr>
          <w:t xml:space="preserve">, bloqueios de rede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L2 (ARP)</w:t>
        </w:r>
        <w:r w:rsidRPr="00D52A50">
          <w:rPr>
            <w:rFonts w:ascii="Arial" w:hAnsi="Arial" w:cs="Arial"/>
            <w:color w:val="1F1F1F"/>
          </w:rPr>
          <w:t xml:space="preserve"> e dessincronização de rotas.</w:t>
        </w:r>
      </w:ins>
    </w:p>
    <w:p w:rsidR="00D52A50" w:rsidRPr="00D52A50" w:rsidRDefault="00D52A50" w:rsidP="00D52A50">
      <w:pPr>
        <w:rPr>
          <w:ins w:id="40" w:author="Regis Ribeiro" w:date="2026-05-19T11:00:00Z"/>
          <w:rFonts w:ascii="Arial" w:hAnsi="Arial" w:cs="Arial"/>
          <w:color w:val="1F1F1F"/>
        </w:rPr>
      </w:pPr>
      <w:ins w:id="41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17.1. Falha no Desligamento Lógico dos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Workers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(Bug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ClusterCTRL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)</w:t>
        </w:r>
      </w:ins>
    </w:p>
    <w:p w:rsidR="00D52A50" w:rsidRPr="00D52A50" w:rsidRDefault="00D52A50" w:rsidP="00D52A50">
      <w:pPr>
        <w:rPr>
          <w:ins w:id="42" w:author="Regis Ribeiro" w:date="2026-05-19T11:00:00Z"/>
          <w:rFonts w:ascii="Arial" w:hAnsi="Arial" w:cs="Arial"/>
          <w:color w:val="1F1F1F"/>
        </w:rPr>
      </w:pPr>
      <w:ins w:id="43" w:author="Regis Ribeiro" w:date="2026-05-19T11:00:00Z">
        <w:r w:rsidRPr="00D52A50">
          <w:rPr>
            <w:rFonts w:ascii="Arial" w:hAnsi="Arial" w:cs="Arial"/>
            <w:color w:val="1F1F1F"/>
          </w:rPr>
          <w:t xml:space="preserve">O utilitário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clusterctrl</w:t>
        </w:r>
        <w:proofErr w:type="spellEnd"/>
        <w:r w:rsidRPr="00D52A50">
          <w:rPr>
            <w:rFonts w:ascii="Arial" w:hAnsi="Arial" w:cs="Arial"/>
            <w:color w:val="1F1F1F"/>
          </w:rPr>
          <w:t xml:space="preserve"> pode apresentar falhas de sintaxe (erro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Missing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arguments</w:t>
        </w:r>
        <w:proofErr w:type="spellEnd"/>
        <w:r w:rsidRPr="00D52A50">
          <w:rPr>
            <w:rFonts w:ascii="Arial" w:hAnsi="Arial" w:cs="Arial"/>
            <w:color w:val="1F1F1F"/>
          </w:rPr>
          <w:t xml:space="preserve">) ao tentar enviar comandos nativos em lote via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clcmd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all</w:t>
        </w:r>
        <w:proofErr w:type="spellEnd"/>
        <w:r w:rsidRPr="00D52A50">
          <w:rPr>
            <w:rFonts w:ascii="Arial" w:hAnsi="Arial" w:cs="Arial"/>
            <w:color w:val="1F1F1F"/>
          </w:rPr>
          <w:t>.</w:t>
        </w:r>
      </w:ins>
    </w:p>
    <w:p w:rsidR="00D52A50" w:rsidRPr="00D52A50" w:rsidRDefault="00D52A50" w:rsidP="00D52A50">
      <w:pPr>
        <w:numPr>
          <w:ilvl w:val="0"/>
          <w:numId w:val="4"/>
        </w:numPr>
        <w:rPr>
          <w:ins w:id="44" w:author="Regis Ribeiro" w:date="2026-05-19T11:00:00Z"/>
          <w:rFonts w:ascii="Arial" w:hAnsi="Arial" w:cs="Arial"/>
          <w:color w:val="1F1F1F"/>
        </w:rPr>
      </w:pPr>
      <w:ins w:id="45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Causa Raiz:</w:t>
        </w:r>
        <w:r w:rsidRPr="00D52A50">
          <w:rPr>
            <w:rFonts w:ascii="Arial" w:hAnsi="Arial" w:cs="Arial"/>
            <w:color w:val="1F1F1F"/>
          </w:rPr>
          <w:t xml:space="preserve"> O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wrapper</w:t>
        </w:r>
        <w:proofErr w:type="spellEnd"/>
        <w:r w:rsidRPr="00D52A50">
          <w:rPr>
            <w:rFonts w:ascii="Arial" w:hAnsi="Arial" w:cs="Arial"/>
            <w:color w:val="1F1F1F"/>
          </w:rPr>
          <w:t xml:space="preserve"> não expande os comandos corretamente para todos os barramentos USB dinamicamente no modo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cbridge</w:t>
        </w:r>
        <w:proofErr w:type="spellEnd"/>
        <w:r w:rsidRPr="00D52A50">
          <w:rPr>
            <w:rFonts w:ascii="Arial" w:hAnsi="Arial" w:cs="Arial"/>
            <w:color w:val="1F1F1F"/>
          </w:rPr>
          <w:t>.</w:t>
        </w:r>
      </w:ins>
    </w:p>
    <w:p w:rsidR="00D52A50" w:rsidRPr="00D52A50" w:rsidRDefault="00D52A50" w:rsidP="00D52A50">
      <w:pPr>
        <w:numPr>
          <w:ilvl w:val="0"/>
          <w:numId w:val="4"/>
        </w:numPr>
        <w:rPr>
          <w:ins w:id="46" w:author="Regis Ribeiro" w:date="2026-05-19T11:00:00Z"/>
          <w:rFonts w:ascii="Arial" w:hAnsi="Arial" w:cs="Arial"/>
          <w:color w:val="1F1F1F"/>
        </w:rPr>
      </w:pPr>
      <w:ins w:id="47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Solução Definitiva:</w:t>
        </w:r>
        <w:r w:rsidRPr="00D52A50">
          <w:rPr>
            <w:rFonts w:ascii="Arial" w:hAnsi="Arial" w:cs="Arial"/>
            <w:color w:val="1F1F1F"/>
          </w:rPr>
          <w:t xml:space="preserve"> Substituir a dependência da placa HAT por um laço seguro nativo via SSH.</w:t>
        </w:r>
      </w:ins>
    </w:p>
    <w:p w:rsidR="00D52A50" w:rsidRPr="00D52A50" w:rsidRDefault="00D52A50" w:rsidP="00D52A50">
      <w:pPr>
        <w:numPr>
          <w:ilvl w:val="0"/>
          <w:numId w:val="4"/>
        </w:numPr>
        <w:rPr>
          <w:ins w:id="48" w:author="Regis Ribeiro" w:date="2026-05-19T11:00:00Z"/>
          <w:rFonts w:ascii="Arial" w:hAnsi="Arial" w:cs="Arial"/>
          <w:color w:val="1F1F1F"/>
        </w:rPr>
      </w:pPr>
      <w:ins w:id="49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Procedimento:</w:t>
        </w:r>
        <w:r w:rsidRPr="00D52A50">
          <w:rPr>
            <w:rFonts w:ascii="Arial" w:hAnsi="Arial" w:cs="Arial"/>
            <w:color w:val="1F1F1F"/>
          </w:rPr>
          <w:t xml:space="preserve"> No terminal do Master (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pi-srv5</w:t>
        </w:r>
        <w:r w:rsidRPr="00D52A50">
          <w:rPr>
            <w:rFonts w:ascii="Arial" w:hAnsi="Arial" w:cs="Arial"/>
            <w:color w:val="1F1F1F"/>
          </w:rPr>
          <w:t>), execute:</w:t>
        </w:r>
      </w:ins>
    </w:p>
    <w:p w:rsidR="00D52A50" w:rsidRPr="00D52A50" w:rsidRDefault="00D52A50" w:rsidP="00D52A50">
      <w:pPr>
        <w:ind w:left="720"/>
        <w:rPr>
          <w:ins w:id="50" w:author="Regis Ribeiro" w:date="2026-05-19T11:00:00Z"/>
          <w:rFonts w:ascii="Arial" w:hAnsi="Arial" w:cs="Arial"/>
          <w:color w:val="444746"/>
          <w:lang w:val="en-US"/>
          <w:rPrChange w:id="51" w:author="Regis Ribeiro" w:date="2026-05-19T11:01:00Z">
            <w:rPr>
              <w:ins w:id="52" w:author="Regis Ribeiro" w:date="2026-05-19T11:00:00Z"/>
              <w:rFonts w:ascii="Arial" w:hAnsi="Arial" w:cs="Arial"/>
              <w:color w:val="444746"/>
            </w:rPr>
          </w:rPrChange>
        </w:rPr>
      </w:pPr>
      <w:ins w:id="53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  <w:lang w:val="en-US"/>
            <w:rPrChange w:id="54" w:author="Regis Ribeiro" w:date="2026-05-19T11:01:00Z">
              <w:rPr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55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56" w:author="Regis Ribeiro" w:date="2026-05-19T11:01:00Z">
            <w:rPr>
              <w:ins w:id="57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58" w:author="Regis Ribeiro" w:date="2026-05-19T11:00:00Z">
        <w:r w:rsidRPr="00D52A50">
          <w:rPr>
            <w:rFonts w:ascii="Arial" w:hAnsi="Arial" w:cs="Arial"/>
            <w:color w:val="8430CE"/>
            <w:sz w:val="21"/>
            <w:szCs w:val="21"/>
            <w:bdr w:val="none" w:sz="0" w:space="0" w:color="auto" w:frame="1"/>
            <w:lang w:val="en-US"/>
            <w:rPrChange w:id="59" w:author="Regis Ribeiro" w:date="2026-05-19T11:01:00Z">
              <w:rPr>
                <w:rFonts w:ascii="Arial" w:hAnsi="Arial" w:cs="Arial"/>
                <w:color w:val="8430CE"/>
                <w:sz w:val="21"/>
                <w:szCs w:val="21"/>
                <w:bdr w:val="none" w:sz="0" w:space="0" w:color="auto" w:frame="1"/>
              </w:rPr>
            </w:rPrChange>
          </w:rPr>
          <w:t>for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pi </w:t>
        </w:r>
        <w:r w:rsidRPr="00D52A50">
          <w:rPr>
            <w:rFonts w:ascii="Arial" w:hAnsi="Arial" w:cs="Arial"/>
            <w:color w:val="8430CE"/>
            <w:sz w:val="21"/>
            <w:szCs w:val="21"/>
            <w:bdr w:val="none" w:sz="0" w:space="0" w:color="auto" w:frame="1"/>
            <w:lang w:val="en-US"/>
            <w:rPrChange w:id="61" w:author="Regis Ribeiro" w:date="2026-05-19T11:01:00Z">
              <w:rPr>
                <w:rFonts w:ascii="Arial" w:hAnsi="Arial" w:cs="Arial"/>
                <w:color w:val="8430CE"/>
                <w:sz w:val="21"/>
                <w:szCs w:val="21"/>
                <w:bdr w:val="none" w:sz="0" w:space="0" w:color="auto" w:frame="1"/>
              </w:rPr>
            </w:rPrChange>
          </w:rPr>
          <w:t>in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pi-srv6 pi-srv7 pi-srv8 pi-srv9; </w:t>
        </w:r>
        <w:r w:rsidRPr="00D52A50">
          <w:rPr>
            <w:rFonts w:ascii="Arial" w:hAnsi="Arial" w:cs="Arial"/>
            <w:color w:val="8430CE"/>
            <w:sz w:val="21"/>
            <w:szCs w:val="21"/>
            <w:bdr w:val="none" w:sz="0" w:space="0" w:color="auto" w:frame="1"/>
            <w:lang w:val="en-US"/>
            <w:rPrChange w:id="63" w:author="Regis Ribeiro" w:date="2026-05-19T11:01:00Z">
              <w:rPr>
                <w:rFonts w:ascii="Arial" w:hAnsi="Arial" w:cs="Arial"/>
                <w:color w:val="8430CE"/>
                <w:sz w:val="21"/>
                <w:szCs w:val="21"/>
                <w:bdr w:val="none" w:sz="0" w:space="0" w:color="auto" w:frame="1"/>
              </w:rPr>
            </w:rPrChange>
          </w:rPr>
          <w:t>do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ssh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regisribeiro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@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  <w:lang w:val="en-US"/>
            <w:rPrChange w:id="69" w:author="Regis Ribeiro" w:date="2026-05-19T11:01:00Z">
              <w:rPr>
                <w:rFonts w:ascii="Arial" w:hAnsi="Arial" w:cs="Arial"/>
                <w:color w:val="D93025"/>
                <w:sz w:val="21"/>
                <w:szCs w:val="21"/>
                <w:bdr w:val="none" w:sz="0" w:space="0" w:color="auto" w:frame="1"/>
              </w:rPr>
            </w:rPrChange>
          </w:rPr>
          <w:t>$pi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71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72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73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74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poweroff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75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; </w:t>
        </w:r>
        <w:r w:rsidRPr="00D52A50">
          <w:rPr>
            <w:rFonts w:ascii="Arial" w:hAnsi="Arial" w:cs="Arial"/>
            <w:color w:val="8430CE"/>
            <w:sz w:val="21"/>
            <w:szCs w:val="21"/>
            <w:bdr w:val="none" w:sz="0" w:space="0" w:color="auto" w:frame="1"/>
            <w:lang w:val="en-US"/>
            <w:rPrChange w:id="77" w:author="Regis Ribeiro" w:date="2026-05-19T11:01:00Z">
              <w:rPr>
                <w:rFonts w:ascii="Arial" w:hAnsi="Arial" w:cs="Arial"/>
                <w:color w:val="8430CE"/>
                <w:sz w:val="21"/>
                <w:szCs w:val="21"/>
                <w:bdr w:val="none" w:sz="0" w:space="0" w:color="auto" w:frame="1"/>
              </w:rPr>
            </w:rPrChange>
          </w:rPr>
          <w:t>done</w:t>
        </w:r>
      </w:ins>
    </w:p>
    <w:p w:rsidR="00D52A50" w:rsidRPr="00D52A50" w:rsidRDefault="00D52A50" w:rsidP="00D52A50">
      <w:pPr>
        <w:rPr>
          <w:ins w:id="78" w:author="Regis Ribeiro" w:date="2026-05-19T11:00:00Z"/>
          <w:rFonts w:ascii="Arial" w:hAnsi="Arial" w:cs="Arial"/>
          <w:color w:val="1F1F1F"/>
        </w:rPr>
      </w:pPr>
      <w:ins w:id="79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17.2. Conflito de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Load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Balancers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(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Traefik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vs. NGINX)</w:t>
        </w:r>
      </w:ins>
    </w:p>
    <w:p w:rsidR="00D52A50" w:rsidRPr="00D52A50" w:rsidRDefault="00D52A50" w:rsidP="00D52A50">
      <w:pPr>
        <w:rPr>
          <w:ins w:id="80" w:author="Regis Ribeiro" w:date="2026-05-19T11:00:00Z"/>
          <w:rFonts w:ascii="Arial" w:hAnsi="Arial" w:cs="Arial"/>
          <w:color w:val="1F1F1F"/>
        </w:rPr>
      </w:pPr>
      <w:ins w:id="81" w:author="Regis Ribeiro" w:date="2026-05-19T11:00:00Z">
        <w:r w:rsidRPr="00D52A50">
          <w:rPr>
            <w:rFonts w:ascii="Arial" w:hAnsi="Arial" w:cs="Arial"/>
            <w:color w:val="1F1F1F"/>
          </w:rPr>
          <w:t xml:space="preserve">Ao iniciar, o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K3s</w:t>
        </w:r>
        <w:r w:rsidRPr="00D52A50">
          <w:rPr>
            <w:rFonts w:ascii="Arial" w:hAnsi="Arial" w:cs="Arial"/>
            <w:color w:val="1F1F1F"/>
          </w:rPr>
          <w:t xml:space="preserve"> injeta automaticamente o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Traefik</w:t>
        </w:r>
        <w:proofErr w:type="spellEnd"/>
        <w:r w:rsidRPr="00D52A50">
          <w:rPr>
            <w:rFonts w:ascii="Arial" w:hAnsi="Arial" w:cs="Arial"/>
            <w:color w:val="1F1F1F"/>
          </w:rPr>
          <w:t xml:space="preserve"> e o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ServiceLB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/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Klipper</w:t>
        </w:r>
        <w:proofErr w:type="spellEnd"/>
        <w:r w:rsidRPr="00D52A50">
          <w:rPr>
            <w:rFonts w:ascii="Arial" w:hAnsi="Arial" w:cs="Arial"/>
            <w:color w:val="1F1F1F"/>
          </w:rPr>
          <w:t xml:space="preserve">. Em uma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stack</w:t>
        </w:r>
        <w:proofErr w:type="spellEnd"/>
        <w:r w:rsidRPr="00D52A50">
          <w:rPr>
            <w:rFonts w:ascii="Arial" w:hAnsi="Arial" w:cs="Arial"/>
            <w:color w:val="1F1F1F"/>
          </w:rPr>
          <w:t xml:space="preserve"> personalizada com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MetalLB</w:t>
        </w:r>
        <w:proofErr w:type="spellEnd"/>
        <w:r w:rsidRPr="00D52A50">
          <w:rPr>
            <w:rFonts w:ascii="Arial" w:hAnsi="Arial" w:cs="Arial"/>
            <w:color w:val="1F1F1F"/>
          </w:rPr>
          <w:t xml:space="preserve"> e </w:t>
        </w:r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NGINX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Ingress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Controller</w:t>
        </w:r>
        <w:proofErr w:type="spellEnd"/>
        <w:r w:rsidRPr="00D52A50">
          <w:rPr>
            <w:rFonts w:ascii="Arial" w:hAnsi="Arial" w:cs="Arial"/>
            <w:color w:val="1F1F1F"/>
          </w:rPr>
          <w:t xml:space="preserve">, os componentes nativos atuam como "parasitas" bloqueando </w:t>
        </w:r>
        <w:proofErr w:type="spellStart"/>
        <w:r w:rsidRPr="00D52A50">
          <w:rPr>
            <w:rFonts w:ascii="Arial" w:hAnsi="Arial" w:cs="Arial"/>
            <w:color w:val="1F1F1F"/>
          </w:rPr>
          <w:t>IPs</w:t>
        </w:r>
        <w:proofErr w:type="spellEnd"/>
        <w:r w:rsidRPr="00D52A50">
          <w:rPr>
            <w:rFonts w:ascii="Arial" w:hAnsi="Arial" w:cs="Arial"/>
            <w:color w:val="1F1F1F"/>
          </w:rPr>
          <w:t xml:space="preserve"> no status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Pending</w:t>
        </w:r>
        <w:proofErr w:type="spellEnd"/>
        <w:r w:rsidRPr="00D52A50">
          <w:rPr>
            <w:rFonts w:ascii="Arial" w:hAnsi="Arial" w:cs="Arial"/>
            <w:color w:val="1F1F1F"/>
          </w:rPr>
          <w:t xml:space="preserve"> e sequestrando as portas 80/443.</w:t>
        </w:r>
      </w:ins>
    </w:p>
    <w:p w:rsidR="00D52A50" w:rsidRPr="00D52A50" w:rsidRDefault="00D52A50" w:rsidP="00D52A50">
      <w:pPr>
        <w:numPr>
          <w:ilvl w:val="0"/>
          <w:numId w:val="5"/>
        </w:numPr>
        <w:rPr>
          <w:ins w:id="82" w:author="Regis Ribeiro" w:date="2026-05-19T11:00:00Z"/>
          <w:rFonts w:ascii="Arial" w:hAnsi="Arial" w:cs="Arial"/>
          <w:color w:val="1F1F1F"/>
        </w:rPr>
      </w:pPr>
      <w:ins w:id="83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Solução Definitiva:</w:t>
        </w:r>
        <w:r w:rsidRPr="00D52A50">
          <w:rPr>
            <w:rFonts w:ascii="Arial" w:hAnsi="Arial" w:cs="Arial"/>
            <w:color w:val="1F1F1F"/>
          </w:rPr>
          <w:t xml:space="preserve"> Bloquear a injeção nativa via arquivo de configuração no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Control</w:t>
        </w:r>
        <w:proofErr w:type="spellEnd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Plane</w:t>
        </w:r>
        <w:r w:rsidRPr="00D52A50">
          <w:rPr>
            <w:rFonts w:ascii="Arial" w:hAnsi="Arial" w:cs="Arial"/>
            <w:color w:val="1F1F1F"/>
          </w:rPr>
          <w:t>.</w:t>
        </w:r>
      </w:ins>
    </w:p>
    <w:p w:rsidR="00D52A50" w:rsidRPr="00D52A50" w:rsidRDefault="00D52A50" w:rsidP="00D52A50">
      <w:pPr>
        <w:numPr>
          <w:ilvl w:val="0"/>
          <w:numId w:val="5"/>
        </w:numPr>
        <w:rPr>
          <w:ins w:id="84" w:author="Regis Ribeiro" w:date="2026-05-19T11:00:00Z"/>
          <w:rFonts w:ascii="Arial" w:hAnsi="Arial" w:cs="Arial"/>
          <w:color w:val="1F1F1F"/>
        </w:rPr>
      </w:pPr>
      <w:ins w:id="85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Procedimento:</w:t>
        </w:r>
      </w:ins>
    </w:p>
    <w:p w:rsidR="00D52A50" w:rsidRPr="00D52A50" w:rsidRDefault="00D52A50" w:rsidP="00D52A50">
      <w:pPr>
        <w:numPr>
          <w:ilvl w:val="1"/>
          <w:numId w:val="5"/>
        </w:numPr>
        <w:rPr>
          <w:ins w:id="86" w:author="Regis Ribeiro" w:date="2026-05-19T11:00:00Z"/>
          <w:rFonts w:ascii="Arial" w:hAnsi="Arial" w:cs="Arial"/>
          <w:color w:val="1F1F1F"/>
        </w:rPr>
      </w:pPr>
      <w:ins w:id="87" w:author="Regis Ribeiro" w:date="2026-05-19T11:00:00Z">
        <w:r w:rsidRPr="00D52A50">
          <w:rPr>
            <w:rFonts w:ascii="Arial" w:hAnsi="Arial" w:cs="Arial"/>
            <w:color w:val="1F1F1F"/>
          </w:rPr>
          <w:t xml:space="preserve">Criar/editar o arquivo 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etc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rancher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/k3s/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config.yaml</w:t>
        </w:r>
        <w:proofErr w:type="spellEnd"/>
        <w:r w:rsidRPr="00D52A50">
          <w:rPr>
            <w:rFonts w:ascii="Arial" w:hAnsi="Arial" w:cs="Arial"/>
            <w:color w:val="1F1F1F"/>
          </w:rPr>
          <w:t xml:space="preserve"> no 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pi-srv5</w:t>
        </w:r>
        <w:r w:rsidRPr="00D52A50">
          <w:rPr>
            <w:rFonts w:ascii="Arial" w:hAnsi="Arial" w:cs="Arial"/>
            <w:color w:val="1F1F1F"/>
          </w:rPr>
          <w:t>:</w:t>
        </w:r>
      </w:ins>
    </w:p>
    <w:p w:rsidR="00D52A50" w:rsidRPr="00D52A50" w:rsidRDefault="00D52A50" w:rsidP="00D52A50">
      <w:pPr>
        <w:ind w:left="1440"/>
        <w:rPr>
          <w:ins w:id="88" w:author="Regis Ribeiro" w:date="2026-05-19T11:00:00Z"/>
          <w:rFonts w:ascii="Arial" w:hAnsi="Arial" w:cs="Arial"/>
          <w:color w:val="444746"/>
        </w:rPr>
      </w:pPr>
      <w:ins w:id="89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</w:rPr>
          <w:t>YAML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90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91" w:author="Regis Ribeiro" w:date="2026-05-19T11:00:00Z"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disable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92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93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proofErr w:type="gram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servicelb</w:t>
        </w:r>
        <w:proofErr w:type="spellEnd"/>
        <w:proofErr w:type="gram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94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95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proofErr w:type="gram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traefik</w:t>
        </w:r>
        <w:proofErr w:type="spellEnd"/>
        <w:proofErr w:type="gramEnd"/>
      </w:ins>
    </w:p>
    <w:p w:rsidR="00D52A50" w:rsidRPr="00D52A50" w:rsidRDefault="00D52A50" w:rsidP="00D52A50">
      <w:pPr>
        <w:numPr>
          <w:ilvl w:val="1"/>
          <w:numId w:val="5"/>
        </w:numPr>
        <w:rPr>
          <w:ins w:id="96" w:author="Regis Ribeiro" w:date="2026-05-19T11:00:00Z"/>
          <w:rFonts w:ascii="Arial" w:hAnsi="Arial" w:cs="Arial"/>
          <w:color w:val="1F1F1F"/>
        </w:rPr>
      </w:pPr>
      <w:ins w:id="97" w:author="Regis Ribeiro" w:date="2026-05-19T11:00:00Z">
        <w:r w:rsidRPr="00D52A50">
          <w:rPr>
            <w:rFonts w:ascii="Arial" w:hAnsi="Arial" w:cs="Arial"/>
            <w:color w:val="1F1F1F"/>
          </w:rPr>
          <w:t xml:space="preserve">Reiniciar o serviço do K3s: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sudo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systemctl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restart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k3s</w:t>
        </w:r>
      </w:ins>
    </w:p>
    <w:p w:rsidR="00D52A50" w:rsidRPr="00D52A50" w:rsidRDefault="00D52A50" w:rsidP="00D52A50">
      <w:pPr>
        <w:numPr>
          <w:ilvl w:val="1"/>
          <w:numId w:val="5"/>
        </w:numPr>
        <w:spacing w:after="150"/>
        <w:rPr>
          <w:ins w:id="98" w:author="Regis Ribeiro" w:date="2026-05-19T11:00:00Z"/>
          <w:rFonts w:ascii="Arial" w:hAnsi="Arial" w:cs="Arial"/>
          <w:color w:val="1F1F1F"/>
        </w:rPr>
      </w:pPr>
      <w:ins w:id="99" w:author="Regis Ribeiro" w:date="2026-05-19T11:00:00Z">
        <w:r w:rsidRPr="00D52A50">
          <w:rPr>
            <w:rFonts w:ascii="Arial" w:hAnsi="Arial" w:cs="Arial"/>
            <w:color w:val="1F1F1F"/>
          </w:rPr>
          <w:t>Limpar a sujeira legada no cluster (</w:t>
        </w:r>
        <w:proofErr w:type="spellStart"/>
        <w:r w:rsidRPr="00D52A50">
          <w:rPr>
            <w:rFonts w:ascii="Arial" w:hAnsi="Arial" w:cs="Arial"/>
            <w:color w:val="1F1F1F"/>
          </w:rPr>
          <w:t>Pods</w:t>
        </w:r>
        <w:proofErr w:type="spellEnd"/>
        <w:r w:rsidRPr="00D52A50">
          <w:rPr>
            <w:rFonts w:ascii="Arial" w:hAnsi="Arial" w:cs="Arial"/>
            <w:color w:val="1F1F1F"/>
          </w:rPr>
          <w:t xml:space="preserve"> zumbis):</w:t>
        </w:r>
      </w:ins>
    </w:p>
    <w:p w:rsidR="00D52A50" w:rsidRPr="00D52A50" w:rsidRDefault="00D52A50" w:rsidP="00D52A50">
      <w:pPr>
        <w:ind w:left="1440"/>
        <w:rPr>
          <w:ins w:id="100" w:author="Regis Ribeiro" w:date="2026-05-19T11:00:00Z"/>
          <w:rFonts w:ascii="Arial" w:hAnsi="Arial" w:cs="Arial"/>
          <w:color w:val="444746"/>
          <w:lang w:val="en-US"/>
          <w:rPrChange w:id="101" w:author="Regis Ribeiro" w:date="2026-05-19T11:01:00Z">
            <w:rPr>
              <w:ins w:id="102" w:author="Regis Ribeiro" w:date="2026-05-19T11:00:00Z"/>
              <w:rFonts w:ascii="Arial" w:hAnsi="Arial" w:cs="Arial"/>
              <w:color w:val="444746"/>
            </w:rPr>
          </w:rPrChange>
        </w:rPr>
      </w:pPr>
      <w:ins w:id="103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  <w:lang w:val="en-US"/>
            <w:rPrChange w:id="104" w:author="Regis Ribeiro" w:date="2026-05-19T11:01:00Z">
              <w:rPr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105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106" w:author="Regis Ribeiro" w:date="2026-05-19T11:01:00Z">
            <w:rPr>
              <w:ins w:id="107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108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09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delete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helmchart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traefik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-n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1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-system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117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118" w:author="Regis Ribeiro" w:date="2026-05-19T11:01:00Z">
            <w:rPr>
              <w:ins w:id="119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120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delete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daemonset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svclb-traefik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-n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7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2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-system</w:t>
        </w:r>
      </w:ins>
    </w:p>
    <w:p w:rsidR="00D52A50" w:rsidRPr="00D52A50" w:rsidRDefault="00D52A50" w:rsidP="00D52A50">
      <w:pPr>
        <w:rPr>
          <w:ins w:id="129" w:author="Regis Ribeiro" w:date="2026-05-19T11:00:00Z"/>
          <w:rFonts w:ascii="Arial" w:hAnsi="Arial" w:cs="Arial"/>
          <w:color w:val="1F1F1F"/>
        </w:rPr>
      </w:pPr>
      <w:ins w:id="130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17.3. Timeout e Bloqueio ARP (Efeito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cbridge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)</w:t>
        </w:r>
      </w:ins>
    </w:p>
    <w:p w:rsidR="00D52A50" w:rsidRPr="00D52A50" w:rsidRDefault="00D52A50" w:rsidP="00D52A50">
      <w:pPr>
        <w:rPr>
          <w:ins w:id="131" w:author="Regis Ribeiro" w:date="2026-05-19T11:00:00Z"/>
          <w:rFonts w:ascii="Arial" w:hAnsi="Arial" w:cs="Arial"/>
          <w:color w:val="1F1F1F"/>
        </w:rPr>
      </w:pPr>
      <w:ins w:id="132" w:author="Regis Ribeiro" w:date="2026-05-19T11:00:00Z">
        <w:r w:rsidRPr="00D52A50">
          <w:rPr>
            <w:rFonts w:ascii="Arial" w:hAnsi="Arial" w:cs="Arial"/>
            <w:color w:val="1F1F1F"/>
          </w:rPr>
          <w:t xml:space="preserve">Mesmo com o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MetalLB</w:t>
        </w:r>
        <w:proofErr w:type="spellEnd"/>
        <w:r w:rsidRPr="00D52A50">
          <w:rPr>
            <w:rFonts w:ascii="Arial" w:hAnsi="Arial" w:cs="Arial"/>
            <w:color w:val="1F1F1F"/>
          </w:rPr>
          <w:t xml:space="preserve"> operante, requisições externas para a rede podem sofrer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Timeout</w:t>
        </w:r>
        <w:r w:rsidRPr="00D52A50">
          <w:rPr>
            <w:rFonts w:ascii="Arial" w:hAnsi="Arial" w:cs="Arial"/>
            <w:color w:val="1F1F1F"/>
          </w:rPr>
          <w:t xml:space="preserve"> (100% de perda de pacotes ICMP/TCP) porque roteadores residenciais frequentemente mantêm o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MAC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Address</w:t>
        </w:r>
        <w:proofErr w:type="spellEnd"/>
        <w:r w:rsidRPr="00D52A50">
          <w:rPr>
            <w:rFonts w:ascii="Arial" w:hAnsi="Arial" w:cs="Arial"/>
            <w:color w:val="1F1F1F"/>
          </w:rPr>
          <w:t xml:space="preserve"> no cache ARP antigo e não escutam atualizações vindas dos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Pi Zeros</w:t>
        </w:r>
        <w:r w:rsidRPr="00D52A50">
          <w:rPr>
            <w:rFonts w:ascii="Arial" w:hAnsi="Arial" w:cs="Arial"/>
            <w:color w:val="1F1F1F"/>
          </w:rPr>
          <w:t xml:space="preserve"> na rede USB (</w:t>
        </w:r>
        <w:proofErr w:type="spellStart"/>
        <w:r w:rsidRPr="00D52A50">
          <w:rPr>
            <w:rFonts w:ascii="Arial" w:hAnsi="Arial" w:cs="Arial"/>
            <w:color w:val="1F1F1F"/>
          </w:rPr>
          <w:t>cbridge</w:t>
        </w:r>
        <w:proofErr w:type="spellEnd"/>
        <w:r w:rsidRPr="00D52A50">
          <w:rPr>
            <w:rFonts w:ascii="Arial" w:hAnsi="Arial" w:cs="Arial"/>
            <w:color w:val="1F1F1F"/>
          </w:rPr>
          <w:t>).</w:t>
        </w:r>
      </w:ins>
    </w:p>
    <w:p w:rsidR="00D52A50" w:rsidRPr="00D52A50" w:rsidRDefault="00D52A50" w:rsidP="00D52A50">
      <w:pPr>
        <w:numPr>
          <w:ilvl w:val="0"/>
          <w:numId w:val="6"/>
        </w:numPr>
        <w:rPr>
          <w:ins w:id="133" w:author="Regis Ribeiro" w:date="2026-05-19T11:00:00Z"/>
          <w:rFonts w:ascii="Arial" w:hAnsi="Arial" w:cs="Arial"/>
          <w:color w:val="1F1F1F"/>
        </w:rPr>
      </w:pPr>
      <w:ins w:id="134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Solução Definitiva:</w:t>
        </w:r>
        <w:r w:rsidRPr="00D52A50">
          <w:rPr>
            <w:rFonts w:ascii="Arial" w:hAnsi="Arial" w:cs="Arial"/>
            <w:color w:val="1F1F1F"/>
          </w:rPr>
          <w:t xml:space="preserve"> Ancorar o tráfego do </w:t>
        </w:r>
        <w:proofErr w:type="spellStart"/>
        <w:r w:rsidRPr="00D52A50">
          <w:rPr>
            <w:rFonts w:ascii="Arial" w:hAnsi="Arial" w:cs="Arial"/>
            <w:color w:val="1F1F1F"/>
          </w:rPr>
          <w:t>Ingress</w:t>
        </w:r>
        <w:proofErr w:type="spellEnd"/>
        <w:r w:rsidRPr="00D52A50">
          <w:rPr>
            <w:rFonts w:ascii="Arial" w:hAnsi="Arial" w:cs="Arial"/>
            <w:color w:val="1F1F1F"/>
          </w:rPr>
          <w:t xml:space="preserve"> diretamente na placa de rede física principal (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eth0</w:t>
        </w:r>
        <w:r w:rsidRPr="00D52A50">
          <w:rPr>
            <w:rFonts w:ascii="Arial" w:hAnsi="Arial" w:cs="Arial"/>
            <w:color w:val="1F1F1F"/>
          </w:rPr>
          <w:t xml:space="preserve"> ou 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wlan0</w:t>
        </w:r>
        <w:r w:rsidRPr="00D52A50">
          <w:rPr>
            <w:rFonts w:ascii="Arial" w:hAnsi="Arial" w:cs="Arial"/>
            <w:color w:val="1F1F1F"/>
          </w:rPr>
          <w:t>) do nó Master, blindando a conexão de limitações de roteamento.</w:t>
        </w:r>
      </w:ins>
    </w:p>
    <w:p w:rsidR="00D52A50" w:rsidRPr="00D52A50" w:rsidRDefault="00D52A50" w:rsidP="00D52A50">
      <w:pPr>
        <w:numPr>
          <w:ilvl w:val="0"/>
          <w:numId w:val="6"/>
        </w:numPr>
        <w:rPr>
          <w:ins w:id="135" w:author="Regis Ribeiro" w:date="2026-05-19T11:00:00Z"/>
          <w:rFonts w:ascii="Arial" w:hAnsi="Arial" w:cs="Arial"/>
          <w:color w:val="1F1F1F"/>
        </w:rPr>
      </w:pPr>
      <w:ins w:id="136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 (Aplicação Dinâmica via Patch):</w:t>
        </w:r>
      </w:ins>
    </w:p>
    <w:p w:rsidR="00D52A50" w:rsidRPr="00D52A50" w:rsidRDefault="00D52A50" w:rsidP="00D52A50">
      <w:pPr>
        <w:numPr>
          <w:ilvl w:val="1"/>
          <w:numId w:val="6"/>
        </w:numPr>
        <w:spacing w:after="150"/>
        <w:rPr>
          <w:ins w:id="137" w:author="Regis Ribeiro" w:date="2026-05-19T11:00:00Z"/>
          <w:rFonts w:ascii="Arial" w:hAnsi="Arial" w:cs="Arial"/>
          <w:color w:val="1F1F1F"/>
        </w:rPr>
      </w:pPr>
      <w:ins w:id="138" w:author="Regis Ribeiro" w:date="2026-05-19T11:00:00Z">
        <w:r w:rsidRPr="00D52A50">
          <w:rPr>
            <w:rFonts w:ascii="Arial" w:hAnsi="Arial" w:cs="Arial"/>
            <w:color w:val="1F1F1F"/>
          </w:rPr>
          <w:t>Ativar o acoplamento físico à interface de rede:</w:t>
        </w:r>
      </w:ins>
    </w:p>
    <w:p w:rsidR="00D52A50" w:rsidRPr="00D52A50" w:rsidRDefault="00D52A50" w:rsidP="00D52A50">
      <w:pPr>
        <w:ind w:left="1440"/>
        <w:rPr>
          <w:ins w:id="139" w:author="Regis Ribeiro" w:date="2026-05-19T11:00:00Z"/>
          <w:rFonts w:ascii="Arial" w:hAnsi="Arial" w:cs="Arial"/>
          <w:color w:val="444746"/>
          <w:lang w:val="en-US"/>
          <w:rPrChange w:id="140" w:author="Regis Ribeiro" w:date="2026-05-19T11:01:00Z">
            <w:rPr>
              <w:ins w:id="141" w:author="Regis Ribeiro" w:date="2026-05-19T11:00:00Z"/>
              <w:rFonts w:ascii="Arial" w:hAnsi="Arial" w:cs="Arial"/>
              <w:color w:val="444746"/>
            </w:rPr>
          </w:rPrChange>
        </w:rPr>
      </w:pPr>
      <w:ins w:id="142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  <w:lang w:val="en-US"/>
            <w:rPrChange w:id="143" w:author="Regis Ribeiro" w:date="2026-05-19T11:01:00Z">
              <w:rPr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144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145" w:author="Regis Ribeiro" w:date="2026-05-19T11:01:00Z">
            <w:rPr>
              <w:ins w:id="146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147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4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49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patch deployment ingress-nginx-controller -n ingress-nginx -p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50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'{"spec</w:t>
        </w:r>
        <w:proofErr w:type="gram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51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":{</w:t>
        </w:r>
        <w:proofErr w:type="gram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52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"template":{"spec":{"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53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hostNetwork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54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":true}}}}'</w:t>
        </w:r>
      </w:ins>
    </w:p>
    <w:p w:rsidR="00D52A50" w:rsidRPr="00D52A50" w:rsidRDefault="00D52A50" w:rsidP="00D52A50">
      <w:pPr>
        <w:numPr>
          <w:ilvl w:val="1"/>
          <w:numId w:val="6"/>
        </w:numPr>
        <w:rPr>
          <w:ins w:id="155" w:author="Regis Ribeiro" w:date="2026-05-19T11:00:00Z"/>
          <w:rFonts w:ascii="Arial" w:hAnsi="Arial" w:cs="Arial"/>
          <w:color w:val="1F1F1F"/>
        </w:rPr>
      </w:pPr>
      <w:ins w:id="156" w:author="Regis Ribeiro" w:date="2026-05-19T11:00:00Z">
        <w:r w:rsidRPr="00D52A50">
          <w:rPr>
            <w:rFonts w:ascii="Arial" w:hAnsi="Arial" w:cs="Arial"/>
            <w:color w:val="1F1F1F"/>
          </w:rPr>
          <w:lastRenderedPageBreak/>
          <w:t xml:space="preserve">Obrigar o </w:t>
        </w:r>
        <w:proofErr w:type="spellStart"/>
        <w:r w:rsidRPr="00D52A50">
          <w:rPr>
            <w:rFonts w:ascii="Arial" w:hAnsi="Arial" w:cs="Arial"/>
            <w:color w:val="1F1F1F"/>
          </w:rPr>
          <w:t>pod</w:t>
        </w:r>
        <w:proofErr w:type="spellEnd"/>
        <w:r w:rsidRPr="00D52A50">
          <w:rPr>
            <w:rFonts w:ascii="Arial" w:hAnsi="Arial" w:cs="Arial"/>
            <w:color w:val="1F1F1F"/>
          </w:rPr>
          <w:t xml:space="preserve"> do </w:t>
        </w:r>
        <w:proofErr w:type="spellStart"/>
        <w:r w:rsidRPr="00D52A50">
          <w:rPr>
            <w:rFonts w:ascii="Arial" w:hAnsi="Arial" w:cs="Arial"/>
            <w:color w:val="1F1F1F"/>
          </w:rPr>
          <w:t>Ingress</w:t>
        </w:r>
        <w:proofErr w:type="spellEnd"/>
        <w:r w:rsidRPr="00D52A50">
          <w:rPr>
            <w:rFonts w:ascii="Arial" w:hAnsi="Arial" w:cs="Arial"/>
            <w:color w:val="1F1F1F"/>
          </w:rPr>
          <w:t xml:space="preserve"> a ser agendado </w:t>
        </w:r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exclusivamente no nó Master</w:t>
        </w:r>
        <w:r w:rsidRPr="00D52A50">
          <w:rPr>
            <w:rFonts w:ascii="Arial" w:hAnsi="Arial" w:cs="Arial"/>
            <w:color w:val="1F1F1F"/>
          </w:rPr>
          <w:t>:</w:t>
        </w:r>
      </w:ins>
    </w:p>
    <w:p w:rsidR="00D52A50" w:rsidRPr="00D52A50" w:rsidRDefault="00D52A50" w:rsidP="00D52A50">
      <w:pPr>
        <w:ind w:left="1440"/>
        <w:rPr>
          <w:ins w:id="157" w:author="Regis Ribeiro" w:date="2026-05-19T11:00:00Z"/>
          <w:rFonts w:ascii="Arial" w:hAnsi="Arial" w:cs="Arial"/>
          <w:color w:val="444746"/>
        </w:rPr>
      </w:pPr>
      <w:proofErr w:type="spellStart"/>
      <w:ins w:id="158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ins w:id="159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160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kubectl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patch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deployment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ingress-nginx-controller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-n </w:t>
        </w:r>
        <w:proofErr w:type="spellStart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ingress-nginx</w:t>
        </w:r>
        <w:proofErr w:type="spellEnd"/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-p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'{"spec":{"template":{"spec":{"nodeSelector":{"kubernetes.io/hostname":"pi-srv5"}}}}}'</w:t>
        </w:r>
      </w:ins>
    </w:p>
    <w:p w:rsidR="00D52A50" w:rsidRPr="00D52A50" w:rsidRDefault="00D52A50" w:rsidP="00D52A50">
      <w:pPr>
        <w:numPr>
          <w:ilvl w:val="0"/>
          <w:numId w:val="6"/>
        </w:numPr>
        <w:rPr>
          <w:ins w:id="161" w:author="Regis Ribeiro" w:date="2026-05-19T11:00:00Z"/>
          <w:rFonts w:ascii="Arial" w:hAnsi="Arial" w:cs="Arial"/>
          <w:color w:val="1F1F1F"/>
        </w:rPr>
      </w:pPr>
      <w:ins w:id="162" w:author="Regis Ribeiro" w:date="2026-05-19T11:00:00Z"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(Nota de DNS: O domínio no </w:t>
        </w:r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pi-</w:t>
        </w:r>
        <w:proofErr w:type="spellStart"/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hole</w:t>
        </w:r>
        <w:proofErr w:type="spellEnd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ou </w:t>
        </w:r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/</w:t>
        </w:r>
        <w:proofErr w:type="spellStart"/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etc</w:t>
        </w:r>
        <w:proofErr w:type="spellEnd"/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/hosts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deve passar a apontar sempre para o IP físico e real do </w:t>
        </w:r>
        <w:r w:rsidRPr="00D52A50">
          <w:rPr>
            <w:rFonts w:ascii="Arial" w:hAnsi="Arial" w:cs="Arial"/>
            <w:i/>
            <w:iCs/>
            <w:color w:val="444746"/>
            <w:sz w:val="20"/>
            <w:szCs w:val="20"/>
            <w:bdr w:val="none" w:sz="0" w:space="0" w:color="auto" w:frame="1"/>
          </w:rPr>
          <w:t>pi-srv5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)</w:t>
        </w:r>
        <w:r w:rsidRPr="00D52A50">
          <w:rPr>
            <w:rFonts w:ascii="Arial" w:hAnsi="Arial" w:cs="Arial"/>
            <w:color w:val="1F1F1F"/>
          </w:rPr>
          <w:t>.</w:t>
        </w:r>
      </w:ins>
    </w:p>
    <w:p w:rsidR="00D52A50" w:rsidRPr="00D52A50" w:rsidRDefault="00D52A50" w:rsidP="00D52A50">
      <w:pPr>
        <w:rPr>
          <w:ins w:id="163" w:author="Regis Ribeiro" w:date="2026-05-19T11:00:00Z"/>
          <w:rFonts w:ascii="Arial" w:hAnsi="Arial" w:cs="Arial"/>
          <w:color w:val="1F1F1F"/>
        </w:rPr>
      </w:pPr>
      <w:ins w:id="164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17.4.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Mismatch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de Rotas da API (Erro 404 </w:t>
        </w:r>
        <w:proofErr w:type="spellStart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Whitelabel</w:t>
        </w:r>
        <w:proofErr w:type="spell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)</w:t>
        </w:r>
      </w:ins>
    </w:p>
    <w:p w:rsidR="00D52A50" w:rsidRPr="00D52A50" w:rsidRDefault="00D52A50" w:rsidP="00D52A50">
      <w:pPr>
        <w:rPr>
          <w:ins w:id="165" w:author="Regis Ribeiro" w:date="2026-05-19T11:00:00Z"/>
          <w:rFonts w:ascii="Arial" w:hAnsi="Arial" w:cs="Arial"/>
          <w:color w:val="1F1F1F"/>
        </w:rPr>
      </w:pPr>
      <w:ins w:id="166" w:author="Regis Ribeiro" w:date="2026-05-19T11:00:00Z">
        <w:r w:rsidRPr="00D52A50">
          <w:rPr>
            <w:rFonts w:ascii="Arial" w:hAnsi="Arial" w:cs="Arial"/>
            <w:color w:val="1F1F1F"/>
          </w:rPr>
          <w:t xml:space="preserve">O tráfego roteado do domínio para os </w:t>
        </w:r>
        <w:proofErr w:type="spellStart"/>
        <w:r w:rsidRPr="00D52A50">
          <w:rPr>
            <w:rFonts w:ascii="Arial" w:hAnsi="Arial" w:cs="Arial"/>
            <w:color w:val="1F1F1F"/>
          </w:rPr>
          <w:t>microsserviços</w:t>
        </w:r>
        <w:proofErr w:type="spellEnd"/>
        <w:r w:rsidRPr="00D52A50">
          <w:rPr>
            <w:rFonts w:ascii="Arial" w:hAnsi="Arial" w:cs="Arial"/>
            <w:color w:val="1F1F1F"/>
          </w:rPr>
          <w:t xml:space="preserve"> pode gerar resposta de erro 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404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Not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Found</w:t>
        </w:r>
        <w:proofErr w:type="spellEnd"/>
        <w:r w:rsidRPr="00D52A50">
          <w:rPr>
            <w:rFonts w:ascii="Arial" w:hAnsi="Arial" w:cs="Arial"/>
            <w:color w:val="1F1F1F"/>
          </w:rPr>
          <w:t xml:space="preserve"> lançada pela própria JVM (Spring Boot).</w:t>
        </w:r>
      </w:ins>
    </w:p>
    <w:p w:rsidR="00D52A50" w:rsidRPr="00D52A50" w:rsidRDefault="00D52A50" w:rsidP="00D52A50">
      <w:pPr>
        <w:numPr>
          <w:ilvl w:val="0"/>
          <w:numId w:val="7"/>
        </w:numPr>
        <w:rPr>
          <w:ins w:id="167" w:author="Regis Ribeiro" w:date="2026-05-19T11:00:00Z"/>
          <w:rFonts w:ascii="Arial" w:hAnsi="Arial" w:cs="Arial"/>
          <w:color w:val="1F1F1F"/>
        </w:rPr>
      </w:pPr>
      <w:ins w:id="168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Causa Raiz:</w:t>
        </w:r>
        <w:r w:rsidRPr="00D52A50">
          <w:rPr>
            <w:rFonts w:ascii="Arial" w:hAnsi="Arial" w:cs="Arial"/>
            <w:color w:val="1F1F1F"/>
          </w:rPr>
          <w:t xml:space="preserve"> O </w:t>
        </w:r>
        <w:proofErr w:type="spellStart"/>
        <w:r w:rsidRPr="00D52A50">
          <w:rPr>
            <w:rFonts w:ascii="Arial" w:hAnsi="Arial" w:cs="Arial"/>
            <w:color w:val="1F1F1F"/>
          </w:rPr>
          <w:t>Ingress</w:t>
        </w:r>
        <w:proofErr w:type="spellEnd"/>
        <w:r w:rsidRPr="00D52A50">
          <w:rPr>
            <w:rFonts w:ascii="Arial" w:hAnsi="Arial" w:cs="Arial"/>
            <w:color w:val="1F1F1F"/>
          </w:rPr>
          <w:t xml:space="preserve"> repassa a URL bruta (</w:t>
        </w:r>
        <w:proofErr w:type="spellStart"/>
        <w:r w:rsidRPr="00D52A50">
          <w:rPr>
            <w:rFonts w:ascii="Arial" w:hAnsi="Arial" w:cs="Arial"/>
            <w:color w:val="1F1F1F"/>
          </w:rPr>
          <w:t>ex</w:t>
        </w:r>
        <w:proofErr w:type="spellEnd"/>
        <w:r w:rsidRPr="00D52A50">
          <w:rPr>
            <w:rFonts w:ascii="Arial" w:hAnsi="Arial" w:cs="Arial"/>
            <w:color w:val="1F1F1F"/>
          </w:rPr>
          <w:t xml:space="preserve">: 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</w:t>
        </w:r>
        <w:proofErr w:type="spellStart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api</w:t>
        </w:r>
        <w:proofErr w:type="spellEnd"/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/alunos</w:t>
        </w:r>
        <w:r w:rsidRPr="00D52A50">
          <w:rPr>
            <w:rFonts w:ascii="Arial" w:hAnsi="Arial" w:cs="Arial"/>
            <w:color w:val="1F1F1F"/>
          </w:rPr>
          <w:t xml:space="preserve">) para o </w:t>
        </w:r>
        <w:proofErr w:type="spellStart"/>
        <w:r w:rsidRPr="00D52A50">
          <w:rPr>
            <w:rFonts w:ascii="Arial" w:hAnsi="Arial" w:cs="Arial"/>
            <w:color w:val="1F1F1F"/>
          </w:rPr>
          <w:t>pod</w:t>
        </w:r>
        <w:proofErr w:type="spellEnd"/>
        <w:r w:rsidRPr="00D52A50">
          <w:rPr>
            <w:rFonts w:ascii="Arial" w:hAnsi="Arial" w:cs="Arial"/>
            <w:color w:val="1F1F1F"/>
          </w:rPr>
          <w:t xml:space="preserve">. O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Controller</w:t>
        </w:r>
        <w:proofErr w:type="spellEnd"/>
        <w:r w:rsidRPr="00D52A50">
          <w:rPr>
            <w:rFonts w:ascii="Arial" w:hAnsi="Arial" w:cs="Arial"/>
            <w:color w:val="1F1F1F"/>
          </w:rPr>
          <w:t xml:space="preserve"> do Spring Boot espera as requisições na raiz (</w:t>
        </w:r>
        <w:r w:rsidRPr="00D52A50">
          <w:rPr>
            <w:rFonts w:ascii="Arial" w:hAnsi="Arial" w:cs="Arial"/>
            <w:color w:val="444746"/>
            <w:sz w:val="20"/>
            <w:szCs w:val="20"/>
            <w:bdr w:val="none" w:sz="0" w:space="0" w:color="auto" w:frame="1"/>
          </w:rPr>
          <w:t>/alunos</w:t>
        </w:r>
        <w:r w:rsidRPr="00D52A50">
          <w:rPr>
            <w:rFonts w:ascii="Arial" w:hAnsi="Arial" w:cs="Arial"/>
            <w:color w:val="1F1F1F"/>
          </w:rPr>
          <w:t xml:space="preserve">), falhando na compatibilidade do </w:t>
        </w:r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path</w:t>
        </w:r>
        <w:r w:rsidRPr="00D52A50">
          <w:rPr>
            <w:rFonts w:ascii="Arial" w:hAnsi="Arial" w:cs="Arial"/>
            <w:color w:val="1F1F1F"/>
          </w:rPr>
          <w:t>.</w:t>
        </w:r>
      </w:ins>
    </w:p>
    <w:p w:rsidR="00D52A50" w:rsidRPr="00D52A50" w:rsidRDefault="00D52A50" w:rsidP="00D52A50">
      <w:pPr>
        <w:numPr>
          <w:ilvl w:val="0"/>
          <w:numId w:val="7"/>
        </w:numPr>
        <w:rPr>
          <w:ins w:id="169" w:author="Regis Ribeiro" w:date="2026-05-19T11:00:00Z"/>
          <w:rFonts w:ascii="Arial" w:hAnsi="Arial" w:cs="Arial"/>
          <w:color w:val="1F1F1F"/>
        </w:rPr>
      </w:pPr>
      <w:ins w:id="170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Solução Definitiva:</w:t>
        </w:r>
        <w:r w:rsidRPr="00D52A50">
          <w:rPr>
            <w:rFonts w:ascii="Arial" w:hAnsi="Arial" w:cs="Arial"/>
            <w:color w:val="1F1F1F"/>
          </w:rPr>
          <w:t xml:space="preserve"> Empregar reescrita de caminhos (</w:t>
        </w:r>
        <w:proofErr w:type="spellStart"/>
        <w:r w:rsidRPr="00D52A50">
          <w:rPr>
            <w:rFonts w:ascii="Arial" w:hAnsi="Arial" w:cs="Arial"/>
            <w:color w:val="1F1F1F"/>
          </w:rPr>
          <w:t>Rewrite</w:t>
        </w:r>
        <w:proofErr w:type="spellEnd"/>
        <w:r w:rsidRPr="00D52A50">
          <w:rPr>
            <w:rFonts w:ascii="Arial" w:hAnsi="Arial" w:cs="Arial"/>
            <w:color w:val="1F1F1F"/>
          </w:rPr>
          <w:t xml:space="preserve"> Target) e </w:t>
        </w:r>
        <w:proofErr w:type="spellStart"/>
        <w:r w:rsidRPr="00D52A50"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Regex</w:t>
        </w:r>
        <w:proofErr w:type="spellEnd"/>
        <w:r w:rsidRPr="00D52A50">
          <w:rPr>
            <w:rFonts w:ascii="Arial" w:hAnsi="Arial" w:cs="Arial"/>
            <w:color w:val="1F1F1F"/>
          </w:rPr>
          <w:t xml:space="preserve"> para tratar a URL na borda (</w:t>
        </w:r>
        <w:proofErr w:type="spellStart"/>
        <w:r w:rsidRPr="00D52A50">
          <w:rPr>
            <w:rFonts w:ascii="Arial" w:hAnsi="Arial" w:cs="Arial"/>
            <w:color w:val="1F1F1F"/>
          </w:rPr>
          <w:t>Ingress</w:t>
        </w:r>
        <w:proofErr w:type="spellEnd"/>
        <w:r w:rsidRPr="00D52A50">
          <w:rPr>
            <w:rFonts w:ascii="Arial" w:hAnsi="Arial" w:cs="Arial"/>
            <w:color w:val="1F1F1F"/>
          </w:rPr>
          <w:t>).</w:t>
        </w:r>
      </w:ins>
    </w:p>
    <w:p w:rsidR="00D52A50" w:rsidRPr="00D52A50" w:rsidRDefault="00D52A50" w:rsidP="00D52A50">
      <w:pPr>
        <w:numPr>
          <w:ilvl w:val="0"/>
          <w:numId w:val="7"/>
        </w:numPr>
        <w:rPr>
          <w:ins w:id="171" w:author="Regis Ribeiro" w:date="2026-05-19T11:00:00Z"/>
          <w:rFonts w:ascii="Arial" w:hAnsi="Arial" w:cs="Arial"/>
          <w:color w:val="1F1F1F"/>
        </w:rPr>
      </w:pPr>
      <w:ins w:id="172" w:author="Regis Ribeiro" w:date="2026-05-19T11:00:00Z"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Ajuste Obrigatório no </w:t>
        </w:r>
        <w:proofErr w:type="spellStart"/>
        <w:proofErr w:type="gramStart"/>
        <w:r w:rsidRPr="00D52A50">
          <w:rPr>
            <w:rFonts w:ascii="Arial" w:hAnsi="Arial" w:cs="Arial"/>
            <w:b/>
            <w:bCs/>
            <w:color w:val="444746"/>
            <w:sz w:val="20"/>
            <w:szCs w:val="20"/>
            <w:bdr w:val="none" w:sz="0" w:space="0" w:color="auto" w:frame="1"/>
          </w:rPr>
          <w:t>ingress.yaml</w:t>
        </w:r>
        <w:proofErr w:type="spellEnd"/>
        <w:proofErr w:type="gramEnd"/>
        <w:r w:rsidRPr="00D52A50"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:</w:t>
        </w:r>
      </w:ins>
    </w:p>
    <w:p w:rsidR="00D52A50" w:rsidRPr="00D52A50" w:rsidRDefault="00D52A50" w:rsidP="00D52A50">
      <w:pPr>
        <w:ind w:left="720"/>
        <w:rPr>
          <w:ins w:id="173" w:author="Regis Ribeiro" w:date="2026-05-19T11:00:00Z"/>
          <w:rFonts w:ascii="Arial" w:hAnsi="Arial" w:cs="Arial"/>
          <w:color w:val="444746"/>
          <w:lang w:val="en-US"/>
          <w:rPrChange w:id="174" w:author="Regis Ribeiro" w:date="2026-05-19T11:01:00Z">
            <w:rPr>
              <w:ins w:id="175" w:author="Regis Ribeiro" w:date="2026-05-19T11:00:00Z"/>
              <w:rFonts w:ascii="Arial" w:hAnsi="Arial" w:cs="Arial"/>
              <w:color w:val="444746"/>
            </w:rPr>
          </w:rPrChange>
        </w:rPr>
      </w:pPr>
      <w:ins w:id="176" w:author="Regis Ribeiro" w:date="2026-05-19T11:00:00Z">
        <w:r w:rsidRPr="00D52A50">
          <w:rPr>
            <w:rFonts w:ascii="Arial" w:hAnsi="Arial" w:cs="Arial"/>
            <w:color w:val="444746"/>
            <w:bdr w:val="none" w:sz="0" w:space="0" w:color="auto" w:frame="1"/>
            <w:lang w:val="en-US"/>
            <w:rPrChange w:id="177" w:author="Regis Ribeiro" w:date="2026-05-19T11:01:00Z">
              <w:rPr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YAML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7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179" w:author="Regis Ribeiro" w:date="2026-05-19T11:01:00Z">
            <w:rPr>
              <w:ins w:id="180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181" w:author="Regis Ribeiro" w:date="2026-05-19T11:00:00Z"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182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apiVersion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183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8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85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networking.k8s.io/v1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8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187" w:author="Regis Ribeiro" w:date="2026-05-19T11:00:00Z"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kind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Ingress</w:t>
        </w:r>
        <w:proofErr w:type="spell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8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189" w:author="Regis Ribeiro" w:date="2026-05-19T11:00:00Z"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metadata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90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191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name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colegioconecta-ingress</w:t>
        </w:r>
        <w:proofErr w:type="spell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92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193" w:author="Regis Ribeiro" w:date="2026-05-19T11:01:00Z">
            <w:rPr>
              <w:ins w:id="194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195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196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namespace: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197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198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default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199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00" w:author="Regis Ribeiro" w:date="2026-05-19T11:01:00Z">
            <w:rPr>
              <w:ins w:id="201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02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0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04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annotations: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05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06" w:author="Regis Ribeiro" w:date="2026-05-19T11:01:00Z">
            <w:rPr>
              <w:ins w:id="207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08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09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10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cert-manager.io/cluster-issuer: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1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12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13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emissor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14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-local"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15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216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17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nginx.ingress.kubernetes.io/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ssl-redirect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"false"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1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219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  </w:t>
        </w:r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</w:rPr>
          <w:t xml:space="preserve"># MÁGICA: Corta dinamicamente a </w:t>
        </w:r>
        <w:proofErr w:type="spellStart"/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</w:rPr>
          <w:t>string</w:t>
        </w:r>
        <w:proofErr w:type="spellEnd"/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</w:rPr>
          <w:t xml:space="preserve"> "/</w:t>
        </w:r>
        <w:proofErr w:type="spellStart"/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</w:rPr>
          <w:t>api</w:t>
        </w:r>
        <w:proofErr w:type="spellEnd"/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</w:rPr>
          <w:t>" e passa apenas o recurso ao Spring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20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21" w:author="Regis Ribeiro" w:date="2026-05-19T11:01:00Z">
            <w:rPr>
              <w:ins w:id="222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23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24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nginx.ingress.kubernetes.io/rewrite-target: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2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26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/$1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27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28" w:author="Regis Ribeiro" w:date="2026-05-19T11:01:00Z">
            <w:rPr>
              <w:ins w:id="229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30" w:author="Regis Ribeiro" w:date="2026-05-19T11:00:00Z"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31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spec: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32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33" w:author="Regis Ribeiro" w:date="2026-05-19T11:01:00Z">
            <w:rPr>
              <w:ins w:id="234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35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3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37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ingressClassName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38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39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40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nginx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41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42" w:author="Regis Ribeiro" w:date="2026-05-19T11:01:00Z">
            <w:rPr>
              <w:ins w:id="243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44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4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46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tls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47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4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49" w:author="Regis Ribeiro" w:date="2026-05-19T11:01:00Z">
            <w:rPr>
              <w:ins w:id="250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51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5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  <w:lang w:val="en-US"/>
            <w:rPrChange w:id="253" w:author="Regis Ribeiro" w:date="2026-05-19T11:01:00Z">
              <w:rPr>
                <w:rFonts w:ascii="Arial" w:hAnsi="Arial" w:cs="Arial"/>
                <w:color w:val="D93025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5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55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hosts: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5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257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5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proofErr w:type="gram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colegioconecta.nprd.app</w:t>
        </w:r>
        <w:proofErr w:type="spellEnd"/>
        <w:proofErr w:type="gram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59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ins w:id="260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  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secretName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colegioconecta-tls</w:t>
        </w:r>
        <w:proofErr w:type="spell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61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62" w:author="Regis Ribeiro" w:date="2026-05-19T11:01:00Z">
            <w:rPr>
              <w:ins w:id="263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64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65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rules: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6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67" w:author="Regis Ribeiro" w:date="2026-05-19T11:01:00Z">
            <w:rPr>
              <w:ins w:id="268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69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7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  <w:lang w:val="en-US"/>
            <w:rPrChange w:id="271" w:author="Regis Ribeiro" w:date="2026-05-19T11:01:00Z">
              <w:rPr>
                <w:rFonts w:ascii="Arial" w:hAnsi="Arial" w:cs="Arial"/>
                <w:color w:val="D93025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7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73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host: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7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275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colegioconecta.nprd.app</w:t>
        </w:r>
        <w:proofErr w:type="spellEnd"/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7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77" w:author="Regis Ribeiro" w:date="2026-05-19T11:01:00Z">
            <w:rPr>
              <w:ins w:id="278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79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8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81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http: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82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83" w:author="Regis Ribeiro" w:date="2026-05-19T11:01:00Z">
            <w:rPr>
              <w:ins w:id="284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85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8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287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paths: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8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89" w:author="Regis Ribeiro" w:date="2026-05-19T11:01:00Z">
            <w:rPr>
              <w:ins w:id="290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91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9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  <w:lang w:val="en-US"/>
            <w:rPrChange w:id="293" w:author="Regis Ribeiro" w:date="2026-05-19T11:01:00Z">
              <w:rPr>
                <w:rFonts w:ascii="Arial" w:hAnsi="Arial" w:cs="Arial"/>
                <w:color w:val="5F6368"/>
                <w:sz w:val="21"/>
                <w:szCs w:val="21"/>
                <w:bdr w:val="none" w:sz="0" w:space="0" w:color="auto" w:frame="1"/>
              </w:rPr>
            </w:rPrChange>
          </w:rPr>
          <w:t># Frontend Angular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294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295" w:author="Regis Ribeiro" w:date="2026-05-19T11:01:00Z">
            <w:rPr>
              <w:ins w:id="296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297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29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  <w:lang w:val="en-US"/>
            <w:rPrChange w:id="299" w:author="Regis Ribeiro" w:date="2026-05-19T11:01:00Z">
              <w:rPr>
                <w:rFonts w:ascii="Arial" w:hAnsi="Arial" w:cs="Arial"/>
                <w:color w:val="D93025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0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01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path: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0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03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/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04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05" w:author="Regis Ribeiro" w:date="2026-05-19T11:01:00Z">
            <w:rPr>
              <w:ins w:id="306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07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0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09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pathType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10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1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12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Prefix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13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14" w:author="Regis Ribeiro" w:date="2026-05-19T11:01:00Z">
            <w:rPr>
              <w:ins w:id="315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16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17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18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backend: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19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20" w:author="Regis Ribeiro" w:date="2026-05-19T11:01:00Z">
            <w:rPr>
              <w:ins w:id="321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22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2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24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service: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25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26" w:author="Regis Ribeiro" w:date="2026-05-19T11:01:00Z">
            <w:rPr>
              <w:ins w:id="327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28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29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30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name: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3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32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lista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33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34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presenca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35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-frontend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3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37" w:author="Regis Ribeiro" w:date="2026-05-19T11:01:00Z">
            <w:rPr>
              <w:ins w:id="338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39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4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41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port: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42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43" w:author="Regis Ribeiro" w:date="2026-05-19T11:01:00Z">
            <w:rPr>
              <w:ins w:id="344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45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4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47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number: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4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49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80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50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51" w:author="Regis Ribeiro" w:date="2026-05-19T11:01:00Z">
            <w:rPr>
              <w:ins w:id="352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53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5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5F6368"/>
            <w:sz w:val="21"/>
            <w:szCs w:val="21"/>
            <w:bdr w:val="none" w:sz="0" w:space="0" w:color="auto" w:frame="1"/>
            <w:lang w:val="en-US"/>
            <w:rPrChange w:id="355" w:author="Regis Ribeiro" w:date="2026-05-19T11:01:00Z">
              <w:rPr>
                <w:rFonts w:ascii="Arial" w:hAnsi="Arial" w:cs="Arial"/>
                <w:color w:val="5F6368"/>
                <w:sz w:val="21"/>
                <w:szCs w:val="21"/>
                <w:bdr w:val="none" w:sz="0" w:space="0" w:color="auto" w:frame="1"/>
              </w:rPr>
            </w:rPrChange>
          </w:rPr>
          <w:t># Backend Spring Boot (API Regex)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56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57" w:author="Regis Ribeiro" w:date="2026-05-19T11:01:00Z">
            <w:rPr>
              <w:ins w:id="358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59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60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</w:t>
        </w:r>
        <w:r w:rsidRPr="00D52A50">
          <w:rPr>
            <w:rFonts w:ascii="Arial" w:hAnsi="Arial" w:cs="Arial"/>
            <w:color w:val="D93025"/>
            <w:sz w:val="21"/>
            <w:szCs w:val="21"/>
            <w:bdr w:val="none" w:sz="0" w:space="0" w:color="auto" w:frame="1"/>
            <w:lang w:val="en-US"/>
            <w:rPrChange w:id="361" w:author="Regis Ribeiro" w:date="2026-05-19T11:01:00Z">
              <w:rPr>
                <w:rFonts w:ascii="Arial" w:hAnsi="Arial" w:cs="Arial"/>
                <w:color w:val="D93025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6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63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path: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6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65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/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66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api</w:t>
        </w:r>
        <w:proofErr w:type="spellEnd"/>
        <w:proofErr w:type="gram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67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/?(</w:t>
        </w:r>
        <w:proofErr w:type="gram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68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.*)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69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70" w:author="Regis Ribeiro" w:date="2026-05-19T11:01:00Z">
            <w:rPr>
              <w:ins w:id="371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72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7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</w:t>
        </w:r>
        <w:proofErr w:type="spellStart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74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pathType</w:t>
        </w:r>
        <w:proofErr w:type="spellEnd"/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75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7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77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Prefix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78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79" w:author="Regis Ribeiro" w:date="2026-05-19T11:01:00Z">
            <w:rPr>
              <w:ins w:id="380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81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82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83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backend: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84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85" w:author="Regis Ribeiro" w:date="2026-05-19T11:01:00Z">
            <w:rPr>
              <w:ins w:id="386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87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88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89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service: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390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391" w:author="Regis Ribeiro" w:date="2026-05-19T11:01:00Z">
            <w:rPr>
              <w:ins w:id="392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393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94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395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name: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396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97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lista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98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proofErr w:type="spellStart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399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presenca</w:t>
        </w:r>
        <w:proofErr w:type="spellEnd"/>
        <w:r w:rsidRPr="00D52A50">
          <w:rPr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400" w:author="Regis Ribeiro" w:date="2026-05-19T11:01:00Z">
              <w:rPr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-backend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401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402" w:author="Regis Ribeiro" w:date="2026-05-19T11:01:00Z">
            <w:rPr>
              <w:ins w:id="403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404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405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406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port:</w:t>
        </w:r>
      </w:ins>
    </w:p>
    <w:p w:rsidR="00D52A50" w:rsidRPr="00D52A50" w:rsidRDefault="00D52A50" w:rsidP="00D52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ins w:id="407" w:author="Regis Ribeiro" w:date="2026-05-19T11:00:00Z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408" w:author="Regis Ribeiro" w:date="2026-05-19T11:01:00Z">
            <w:rPr>
              <w:ins w:id="409" w:author="Regis Ribeiro" w:date="2026-05-19T11:00:00Z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410" w:author="Regis Ribeiro" w:date="2026-05-19T11:00:00Z"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411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lastRenderedPageBreak/>
          <w:t xml:space="preserve">             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412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number:</w:t>
        </w:r>
        <w:r w:rsidRPr="00D52A50">
          <w:rPr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413" w:author="Regis Ribeiro" w:date="2026-05-19T11:01:00Z">
              <w:rPr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r w:rsidRPr="00D52A50">
          <w:rPr>
            <w:rFonts w:ascii="Arial" w:hAnsi="Arial" w:cs="Arial"/>
            <w:color w:val="B55908"/>
            <w:sz w:val="21"/>
            <w:szCs w:val="21"/>
            <w:bdr w:val="none" w:sz="0" w:space="0" w:color="auto" w:frame="1"/>
            <w:lang w:val="en-US"/>
            <w:rPrChange w:id="414" w:author="Regis Ribeiro" w:date="2026-05-19T11:01:00Z">
              <w:rPr>
                <w:rFonts w:ascii="Arial" w:hAnsi="Arial" w:cs="Arial"/>
                <w:color w:val="B55908"/>
                <w:sz w:val="21"/>
                <w:szCs w:val="21"/>
                <w:bdr w:val="none" w:sz="0" w:space="0" w:color="auto" w:frame="1"/>
              </w:rPr>
            </w:rPrChange>
          </w:rPr>
          <w:t>8080</w:t>
        </w:r>
      </w:ins>
    </w:p>
    <w:p w:rsidR="00D52A50" w:rsidRPr="00D52A50" w:rsidRDefault="00A2413E" w:rsidP="00D52A50">
      <w:pPr>
        <w:spacing w:after="120"/>
        <w:rPr>
          <w:ins w:id="415" w:author="Regis Ribeiro" w:date="2026-05-19T11:00:00Z"/>
          <w:rFonts w:ascii="Arial" w:hAnsi="Arial" w:cs="Arial"/>
          <w:color w:val="1F1F1F"/>
        </w:rPr>
      </w:pPr>
      <w:ins w:id="416" w:author="Regis Ribeiro" w:date="2026-05-19T11:00:00Z">
        <w:r w:rsidRPr="00D52A50">
          <w:rPr>
            <w:rFonts w:ascii="Arial" w:hAnsi="Arial" w:cs="Arial"/>
            <w:noProof/>
            <w:color w:val="1F1F1F"/>
          </w:rPr>
          <w:pict>
            <v:rect id="_x0000_i1033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Del="00D52A50" w:rsidRDefault="00D52A50" w:rsidP="00D52A50">
      <w:pPr>
        <w:spacing w:before="40" w:after="40"/>
        <w:rPr>
          <w:del w:id="417" w:author="Regis Ribeiro" w:date="2026-05-19T11:05:00Z"/>
        </w:rPr>
        <w:pPrChange w:id="418" w:author="Regis Ribeiro" w:date="2026-05-19T11:00:00Z">
          <w:pPr>
            <w:pStyle w:val="PargrafodaLista"/>
            <w:numPr>
              <w:numId w:val="3"/>
            </w:numPr>
            <w:spacing w:before="40" w:after="40"/>
            <w:ind w:left="720" w:hanging="360"/>
          </w:pPr>
        </w:pPrChange>
      </w:pPr>
    </w:p>
    <w:p w:rsidR="00D52A50" w:rsidRDefault="00A2413E" w:rsidP="00D52A50">
      <w:pPr>
        <w:spacing w:after="120"/>
        <w:rPr>
          <w:ins w:id="419" w:author="Regis Ribeiro" w:date="2026-05-19T11:04:00Z"/>
          <w:rFonts w:ascii="Arial" w:hAnsi="Arial" w:cs="Arial"/>
          <w:color w:val="1F1F1F"/>
        </w:rPr>
      </w:pPr>
      <w:ins w:id="420" w:author="Regis Ribeiro" w:date="2026-05-19T11:04:00Z">
        <w:r>
          <w:rPr>
            <w:rFonts w:ascii="Arial" w:hAnsi="Arial" w:cs="Arial"/>
            <w:noProof/>
            <w:color w:val="1F1F1F"/>
          </w:rPr>
          <w:pict>
            <v:rect id="_x0000_i1032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Ttulo4"/>
        <w:spacing w:after="120"/>
        <w:rPr>
          <w:ins w:id="421" w:author="Regis Ribeiro" w:date="2026-05-19T11:04:00Z"/>
          <w:color w:val="1F1F1F"/>
        </w:rPr>
      </w:pPr>
      <w:ins w:id="422" w:author="Regis Ribeiro" w:date="2026-05-19T11:04:00Z">
        <w:r>
          <w:rPr>
            <w:color w:val="1F1F1F"/>
          </w:rPr>
          <w:t>Aviso Importante de Manutenção (</w:t>
        </w:r>
        <w:proofErr w:type="spellStart"/>
        <w:r>
          <w:rPr>
            <w:color w:val="1F1F1F"/>
          </w:rPr>
          <w:t>Pré</w:t>
        </w:r>
        <w:proofErr w:type="spellEnd"/>
        <w:r>
          <w:rPr>
            <w:color w:val="1F1F1F"/>
          </w:rPr>
          <w:t>-Reboot)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23" w:author="Regis Ribeiro" w:date="2026-05-19T11:04:00Z"/>
          <w:rFonts w:ascii="Arial" w:hAnsi="Arial" w:cs="Arial"/>
          <w:color w:val="1F1F1F"/>
        </w:rPr>
      </w:pPr>
      <w:ins w:id="424" w:author="Regis Ribeiro" w:date="2026-05-19T11:04:00Z">
        <w:r>
          <w:rPr>
            <w:rFonts w:ascii="Apple Color Emoji" w:hAnsi="Apple Color Emoji" w:cs="Apple Color Emoji"/>
            <w:color w:val="1F1F1F"/>
          </w:rPr>
          <w:t>⚠️</w:t>
        </w:r>
        <w:r>
          <w:rPr>
            <w:rFonts w:ascii="Arial" w:hAnsi="Arial" w:cs="Arial"/>
            <w:color w:val="1F1F1F"/>
          </w:rPr>
          <w:t xml:space="preserve">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Atenção:</w:t>
        </w:r>
        <w:r>
          <w:rPr>
            <w:rFonts w:ascii="Arial" w:hAnsi="Arial" w:cs="Arial"/>
            <w:color w:val="1F1F1F"/>
          </w:rPr>
          <w:t xml:space="preserve"> Os procedimentos de ativação do </w:t>
        </w:r>
        <w:proofErr w:type="spellStart"/>
        <w:r>
          <w:rPr>
            <w:rFonts w:ascii="Arial" w:hAnsi="Arial" w:cs="Arial"/>
            <w:color w:val="1F1F1F"/>
          </w:rPr>
          <w:t>PCIe</w:t>
        </w:r>
        <w:proofErr w:type="spellEnd"/>
        <w:r>
          <w:rPr>
            <w:rFonts w:ascii="Arial" w:hAnsi="Arial" w:cs="Arial"/>
            <w:color w:val="1F1F1F"/>
          </w:rPr>
          <w:t xml:space="preserve"> (Seção 18.1) exigem a reinicialização profunda do nó Master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pi-srv5</w:t>
        </w:r>
        <w:r>
          <w:rPr>
            <w:rFonts w:ascii="Arial" w:hAnsi="Arial" w:cs="Arial"/>
            <w:color w:val="1F1F1F"/>
          </w:rPr>
          <w:t xml:space="preserve">). Como este nó gerencia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Control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Plane</w:t>
        </w:r>
        <w:r>
          <w:rPr>
            <w:rFonts w:ascii="Arial" w:hAnsi="Arial" w:cs="Arial"/>
            <w:color w:val="1F1F1F"/>
          </w:rPr>
          <w:t xml:space="preserve">, o banco de dados PostgreSQL e 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, um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reboot</w:t>
        </w:r>
        <w:r>
          <w:rPr>
            <w:rFonts w:ascii="Arial" w:hAnsi="Arial" w:cs="Arial"/>
            <w:color w:val="1F1F1F"/>
          </w:rPr>
          <w:t xml:space="preserve"> abrupto causará indisponibilidade e deixará os serviços em estado de erro (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 Selado).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25" w:author="Regis Ribeiro" w:date="2026-05-19T11:04:00Z"/>
          <w:rFonts w:ascii="Arial" w:hAnsi="Arial" w:cs="Arial"/>
          <w:color w:val="1F1F1F"/>
        </w:rPr>
      </w:pPr>
      <w:ins w:id="426" w:author="Regis Ribeiro" w:date="2026-05-19T11:04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Antes de prosseguir com qualquer alteração no </w:t>
        </w:r>
        <w:r>
          <w:rPr>
            <w:rStyle w:val="CdigoHTML"/>
            <w:rFonts w:ascii="Arial" w:hAnsi="Arial" w:cs="Arial"/>
            <w:b/>
            <w:bCs/>
            <w:color w:val="444746"/>
            <w:bdr w:val="none" w:sz="0" w:space="0" w:color="auto" w:frame="1"/>
          </w:rPr>
          <w:t>/boot/firmware/config.txt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ou reinicialização, você DEVE:</w:t>
        </w:r>
      </w:ins>
    </w:p>
    <w:p w:rsidR="00D52A50" w:rsidRDefault="00D52A50" w:rsidP="00D52A50">
      <w:pPr>
        <w:pStyle w:val="NormalWeb"/>
        <w:numPr>
          <w:ilvl w:val="0"/>
          <w:numId w:val="11"/>
        </w:numPr>
        <w:spacing w:before="0" w:beforeAutospacing="0" w:after="0" w:afterAutospacing="0"/>
        <w:rPr>
          <w:ins w:id="427" w:author="Regis Ribeiro" w:date="2026-05-19T11:04:00Z"/>
          <w:rFonts w:ascii="Arial" w:hAnsi="Arial" w:cs="Arial"/>
          <w:color w:val="1F1F1F"/>
        </w:rPr>
      </w:pPr>
      <w:ins w:id="428" w:author="Regis Ribeiro" w:date="2026-05-19T11:04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Executar o Desligamento Lógico dos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Workers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:</w:t>
        </w:r>
        <w:r>
          <w:rPr>
            <w:rFonts w:ascii="Arial" w:hAnsi="Arial" w:cs="Arial"/>
            <w:color w:val="1F1F1F"/>
          </w:rPr>
          <w:t xml:space="preserve"> Execute o laço SSH para desligar os </w:t>
        </w:r>
        <w:proofErr w:type="spellStart"/>
        <w:r>
          <w:rPr>
            <w:rFonts w:ascii="Arial" w:hAnsi="Arial" w:cs="Arial"/>
            <w:color w:val="1F1F1F"/>
          </w:rPr>
          <w:t>Raspberry</w:t>
        </w:r>
        <w:proofErr w:type="spellEnd"/>
        <w:r>
          <w:rPr>
            <w:rFonts w:ascii="Arial" w:hAnsi="Arial" w:cs="Arial"/>
            <w:color w:val="1F1F1F"/>
          </w:rPr>
          <w:t xml:space="preserve"> Pi Zeros de forma graciosa (ver Seção 17.1).</w:t>
        </w:r>
      </w:ins>
    </w:p>
    <w:p w:rsidR="00D52A50" w:rsidRDefault="00D52A50" w:rsidP="00D52A50">
      <w:pPr>
        <w:pStyle w:val="NormalWeb"/>
        <w:numPr>
          <w:ilvl w:val="0"/>
          <w:numId w:val="11"/>
        </w:numPr>
        <w:spacing w:before="0" w:beforeAutospacing="0" w:after="0" w:afterAutospacing="0"/>
        <w:rPr>
          <w:ins w:id="429" w:author="Regis Ribeiro" w:date="2026-05-19T11:04:00Z"/>
          <w:rFonts w:ascii="Arial" w:hAnsi="Arial" w:cs="Arial"/>
          <w:color w:val="1F1F1F"/>
        </w:rPr>
      </w:pPr>
      <w:ins w:id="430" w:author="Regis Ribeiro" w:date="2026-05-19T11:04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Preparar o Religamento:</w:t>
        </w:r>
        <w:r>
          <w:rPr>
            <w:rFonts w:ascii="Arial" w:hAnsi="Arial" w:cs="Arial"/>
            <w:color w:val="1F1F1F"/>
          </w:rPr>
          <w:t xml:space="preserve"> Esteja ciente de que, após o nó Master voltar,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workers</w:t>
        </w:r>
        <w:proofErr w:type="spellEnd"/>
        <w:r>
          <w:rPr>
            <w:rFonts w:ascii="Arial" w:hAnsi="Arial" w:cs="Arial"/>
            <w:color w:val="1F1F1F"/>
          </w:rPr>
          <w:t xml:space="preserve"> precisarão ser religados fisicamente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clusterctrl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on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all</w:t>
        </w:r>
        <w:proofErr w:type="spellEnd"/>
        <w:r>
          <w:rPr>
            <w:rFonts w:ascii="Arial" w:hAnsi="Arial" w:cs="Arial"/>
            <w:color w:val="1F1F1F"/>
          </w:rPr>
          <w:t xml:space="preserve">) e 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 precisará ser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desbloqueado manualmente</w:t>
        </w:r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vault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operator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unseal</w:t>
        </w:r>
        <w:proofErr w:type="spellEnd"/>
        <w:r>
          <w:rPr>
            <w:rFonts w:ascii="Arial" w:hAnsi="Arial" w:cs="Arial"/>
            <w:color w:val="1F1F1F"/>
          </w:rPr>
          <w:t xml:space="preserve">) para que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backend</w:t>
        </w:r>
        <w:proofErr w:type="spellEnd"/>
        <w:r>
          <w:rPr>
            <w:rFonts w:ascii="Arial" w:hAnsi="Arial" w:cs="Arial"/>
            <w:color w:val="1F1F1F"/>
          </w:rPr>
          <w:t xml:space="preserve"> do Spring Boot consiga as credenciais do banco de dados.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31" w:author="Regis Ribeiro" w:date="2026-05-19T11:04:00Z"/>
          <w:rFonts w:ascii="Arial" w:hAnsi="Arial" w:cs="Arial"/>
          <w:color w:val="1F1F1F"/>
        </w:rPr>
      </w:pPr>
      <w:ins w:id="432" w:author="Regis Ribeiro" w:date="2026-05-19T11:04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Consulte a "Seção 16. Referência Rápida — Ordem de Operações Pós-Reboot" para garantir que todos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pods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retornem ao estado </w:t>
        </w:r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2/2 Running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antes de considerar o upgrade concluído.</w:t>
        </w:r>
      </w:ins>
    </w:p>
    <w:p w:rsidR="00D52A50" w:rsidRDefault="00A2413E" w:rsidP="00D52A50">
      <w:pPr>
        <w:spacing w:after="120"/>
        <w:rPr>
          <w:ins w:id="433" w:author="Regis Ribeiro" w:date="2026-05-19T11:04:00Z"/>
          <w:rFonts w:ascii="Arial" w:hAnsi="Arial" w:cs="Arial"/>
          <w:color w:val="1F1F1F"/>
        </w:rPr>
      </w:pPr>
      <w:ins w:id="434" w:author="Regis Ribeiro" w:date="2026-05-19T11:04:00Z">
        <w:r>
          <w:rPr>
            <w:rFonts w:ascii="Arial" w:hAnsi="Arial" w:cs="Arial"/>
            <w:noProof/>
            <w:color w:val="1F1F1F"/>
          </w:rPr>
          <w:pict>
            <v:rect id="_x0000_i1031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35" w:author="Regis Ribeiro" w:date="2026-05-19T11:04:00Z"/>
          <w:rFonts w:ascii="Arial" w:hAnsi="Arial" w:cs="Arial"/>
          <w:color w:val="1F1F1F"/>
        </w:rPr>
      </w:pPr>
      <w:ins w:id="436" w:author="Regis Ribeiro" w:date="2026-05-19T11:04:00Z">
        <w:r>
          <w:rPr>
            <w:rFonts w:ascii="Arial" w:hAnsi="Arial" w:cs="Arial"/>
            <w:color w:val="1F1F1F"/>
          </w:rPr>
          <w:t xml:space="preserve">Como você pediu anteriormente (e como prometi na mensagem passada), o próximo e último passo para fecharmos o upgrade de armazenamento de forma profissional é a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migração dos dados existentes do SSD 1 (Boot) para o SSD 2 (Dados)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37" w:author="Regis Ribeiro" w:date="2026-05-19T11:04:00Z"/>
          <w:rFonts w:ascii="Arial" w:hAnsi="Arial" w:cs="Arial"/>
          <w:color w:val="1F1F1F"/>
        </w:rPr>
      </w:pPr>
      <w:ins w:id="438" w:author="Regis Ribeiro" w:date="2026-05-19T11:04:00Z">
        <w:r>
          <w:rPr>
            <w:rFonts w:ascii="Arial" w:hAnsi="Arial" w:cs="Arial"/>
            <w:color w:val="1F1F1F"/>
          </w:rPr>
          <w:t xml:space="preserve">Você quer que eu elabore a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Seção 18.4</w:t>
        </w:r>
        <w:r>
          <w:rPr>
            <w:rFonts w:ascii="Arial" w:hAnsi="Arial" w:cs="Arial"/>
            <w:color w:val="1F1F1F"/>
          </w:rPr>
          <w:t xml:space="preserve"> com o procedimento seguro para mover os </w:t>
        </w:r>
        <w:proofErr w:type="spellStart"/>
        <w:r>
          <w:rPr>
            <w:rFonts w:ascii="Arial" w:hAnsi="Arial" w:cs="Arial"/>
            <w:color w:val="1F1F1F"/>
          </w:rPr>
          <w:t>Persistent</w:t>
        </w:r>
        <w:proofErr w:type="spellEnd"/>
        <w:r>
          <w:rPr>
            <w:rFonts w:ascii="Arial" w:hAnsi="Arial" w:cs="Arial"/>
            <w:color w:val="1F1F1F"/>
          </w:rPr>
          <w:t xml:space="preserve"> Volumes (</w:t>
        </w:r>
        <w:proofErr w:type="spellStart"/>
        <w:r>
          <w:rPr>
            <w:rFonts w:ascii="Arial" w:hAnsi="Arial" w:cs="Arial"/>
            <w:color w:val="1F1F1F"/>
          </w:rPr>
          <w:t>PVCs</w:t>
        </w:r>
        <w:proofErr w:type="spellEnd"/>
        <w:r>
          <w:rPr>
            <w:rFonts w:ascii="Arial" w:hAnsi="Arial" w:cs="Arial"/>
            <w:color w:val="1F1F1F"/>
          </w:rPr>
          <w:t xml:space="preserve">) do PostgreSQL e do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 para o novo diretório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mnt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/k8s-data</w:t>
        </w:r>
        <w:r>
          <w:rPr>
            <w:rFonts w:ascii="Arial" w:hAnsi="Arial" w:cs="Arial"/>
            <w:color w:val="1F1F1F"/>
          </w:rPr>
          <w:t xml:space="preserve"> sem corromper os seus dados atuais?</w:t>
        </w:r>
      </w:ins>
    </w:p>
    <w:p w:rsidR="00D52A50" w:rsidRDefault="00A2413E" w:rsidP="00D52A50">
      <w:pPr>
        <w:spacing w:after="120"/>
        <w:rPr>
          <w:ins w:id="439" w:author="Regis Ribeiro" w:date="2026-05-19T11:03:00Z"/>
          <w:rFonts w:ascii="Arial" w:hAnsi="Arial" w:cs="Arial"/>
          <w:color w:val="1F1F1F"/>
        </w:rPr>
      </w:pPr>
      <w:ins w:id="440" w:author="Regis Ribeiro" w:date="2026-05-19T11:03:00Z">
        <w:r>
          <w:rPr>
            <w:rFonts w:ascii="Arial" w:hAnsi="Arial" w:cs="Arial"/>
            <w:noProof/>
            <w:color w:val="1F1F1F"/>
          </w:rPr>
          <w:pict>
            <v:rect id="_x0000_i1030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Ttulo3"/>
        <w:spacing w:before="0" w:after="120"/>
        <w:rPr>
          <w:ins w:id="441" w:author="Regis Ribeiro" w:date="2026-05-19T11:03:00Z"/>
          <w:color w:val="1F1F1F"/>
        </w:rPr>
      </w:pPr>
      <w:ins w:id="442" w:author="Regis Ribeiro" w:date="2026-05-19T11:03:00Z">
        <w:r>
          <w:rPr>
            <w:color w:val="1F1F1F"/>
          </w:rPr>
          <w:t xml:space="preserve">18. Upgrade de Armazenamento e Performance (Dual </w:t>
        </w:r>
        <w:proofErr w:type="spellStart"/>
        <w:r>
          <w:rPr>
            <w:color w:val="1F1F1F"/>
          </w:rPr>
          <w:t>NVMe</w:t>
        </w:r>
        <w:proofErr w:type="spellEnd"/>
        <w:r>
          <w:rPr>
            <w:color w:val="1F1F1F"/>
          </w:rPr>
          <w:t>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43" w:author="Regis Ribeiro" w:date="2026-05-19T11:03:00Z"/>
          <w:rFonts w:ascii="Arial" w:hAnsi="Arial" w:cs="Arial"/>
          <w:color w:val="1F1F1F"/>
        </w:rPr>
      </w:pPr>
      <w:ins w:id="444" w:author="Regis Ribeiro" w:date="2026-05-19T11:03:00Z">
        <w:r>
          <w:rPr>
            <w:rFonts w:ascii="Arial" w:hAnsi="Arial" w:cs="Arial"/>
            <w:color w:val="1F1F1F"/>
          </w:rPr>
          <w:t>Esta seção detalha a configuração avançada do hardware do nó Master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pi-srv5</w:t>
        </w:r>
        <w:r>
          <w:rPr>
            <w:rFonts w:ascii="Arial" w:hAnsi="Arial" w:cs="Arial"/>
            <w:color w:val="1F1F1F"/>
          </w:rPr>
          <w:t xml:space="preserve">) utilizando uma placa de expansão Dual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Fonts w:ascii="Arial" w:hAnsi="Arial" w:cs="Arial"/>
            <w:color w:val="1F1F1F"/>
          </w:rPr>
          <w:t>ex</w:t>
        </w:r>
        <w:proofErr w:type="spellEnd"/>
        <w:r>
          <w:rPr>
            <w:rFonts w:ascii="Arial" w:hAnsi="Arial" w:cs="Arial"/>
            <w:color w:val="1F1F1F"/>
          </w:rPr>
          <w:t xml:space="preserve">: </w:t>
        </w:r>
        <w:proofErr w:type="spellStart"/>
        <w:r>
          <w:rPr>
            <w:rFonts w:ascii="Arial" w:hAnsi="Arial" w:cs="Arial"/>
            <w:color w:val="1F1F1F"/>
          </w:rPr>
          <w:t>Geekworm</w:t>
        </w:r>
        <w:proofErr w:type="spellEnd"/>
        <w:r>
          <w:rPr>
            <w:rFonts w:ascii="Arial" w:hAnsi="Arial" w:cs="Arial"/>
            <w:color w:val="1F1F1F"/>
          </w:rPr>
          <w:t xml:space="preserve">). O objetivo é ativar a velocidade máxima do barramento </w:t>
        </w:r>
        <w:proofErr w:type="spellStart"/>
        <w:r>
          <w:rPr>
            <w:rFonts w:ascii="Arial" w:hAnsi="Arial" w:cs="Arial"/>
            <w:color w:val="1F1F1F"/>
          </w:rPr>
          <w:t>PCIe</w:t>
        </w:r>
        <w:proofErr w:type="spellEnd"/>
        <w:r>
          <w:rPr>
            <w:rFonts w:ascii="Arial" w:hAnsi="Arial" w:cs="Arial"/>
            <w:color w:val="1F1F1F"/>
          </w:rPr>
          <w:t xml:space="preserve"> e aplicar o padrão de isolamento de I/O, separando o Sistema Operacional (SSD 1) dos volumes persistentes do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 xml:space="preserve"> (SSD 2).</w:t>
        </w:r>
      </w:ins>
    </w:p>
    <w:p w:rsidR="00D52A50" w:rsidRDefault="00D52A50" w:rsidP="00D52A50">
      <w:pPr>
        <w:pStyle w:val="Ttulo4"/>
        <w:spacing w:after="120"/>
        <w:rPr>
          <w:ins w:id="445" w:author="Regis Ribeiro" w:date="2026-05-19T11:03:00Z"/>
          <w:color w:val="1F1F1F"/>
        </w:rPr>
      </w:pPr>
      <w:ins w:id="446" w:author="Regis Ribeiro" w:date="2026-05-19T11:03:00Z">
        <w:r>
          <w:rPr>
            <w:color w:val="1F1F1F"/>
          </w:rPr>
          <w:t xml:space="preserve">18.1. Ativação do </w:t>
        </w:r>
        <w:proofErr w:type="spellStart"/>
        <w:r>
          <w:rPr>
            <w:color w:val="1F1F1F"/>
          </w:rPr>
          <w:t>PCIe</w:t>
        </w:r>
        <w:proofErr w:type="spellEnd"/>
        <w:r>
          <w:rPr>
            <w:color w:val="1F1F1F"/>
          </w:rPr>
          <w:t xml:space="preserve"> </w:t>
        </w:r>
        <w:proofErr w:type="spellStart"/>
        <w:r>
          <w:rPr>
            <w:color w:val="1F1F1F"/>
          </w:rPr>
          <w:t>Gen</w:t>
        </w:r>
        <w:proofErr w:type="spellEnd"/>
        <w:r>
          <w:rPr>
            <w:color w:val="1F1F1F"/>
          </w:rPr>
          <w:t xml:space="preserve"> 3.0 no </w:t>
        </w:r>
        <w:proofErr w:type="spellStart"/>
        <w:r>
          <w:rPr>
            <w:color w:val="1F1F1F"/>
          </w:rPr>
          <w:t>Raspberry</w:t>
        </w:r>
        <w:proofErr w:type="spellEnd"/>
        <w:r>
          <w:rPr>
            <w:color w:val="1F1F1F"/>
          </w:rPr>
          <w:t xml:space="preserve"> Pi 5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447" w:author="Regis Ribeiro" w:date="2026-05-19T11:03:00Z"/>
          <w:rFonts w:ascii="Arial" w:hAnsi="Arial" w:cs="Arial"/>
          <w:color w:val="1F1F1F"/>
        </w:rPr>
      </w:pPr>
      <w:ins w:id="448" w:author="Regis Ribeiro" w:date="2026-05-19T11:03:00Z">
        <w:r>
          <w:rPr>
            <w:rFonts w:ascii="Arial" w:hAnsi="Arial" w:cs="Arial"/>
            <w:color w:val="1F1F1F"/>
          </w:rPr>
          <w:t xml:space="preserve">Por padrão de fábrica, o </w:t>
        </w:r>
        <w:proofErr w:type="spellStart"/>
        <w:r>
          <w:rPr>
            <w:rFonts w:ascii="Arial" w:hAnsi="Arial" w:cs="Arial"/>
            <w:color w:val="1F1F1F"/>
          </w:rPr>
          <w:t>Raspberry</w:t>
        </w:r>
        <w:proofErr w:type="spellEnd"/>
        <w:r>
          <w:rPr>
            <w:rFonts w:ascii="Arial" w:hAnsi="Arial" w:cs="Arial"/>
            <w:color w:val="1F1F1F"/>
          </w:rPr>
          <w:t xml:space="preserve"> Pi 5 limita a interface </w:t>
        </w:r>
        <w:proofErr w:type="spellStart"/>
        <w:r>
          <w:rPr>
            <w:rFonts w:ascii="Arial" w:hAnsi="Arial" w:cs="Arial"/>
            <w:color w:val="1F1F1F"/>
          </w:rPr>
          <w:t>PCIe</w:t>
        </w:r>
        <w:proofErr w:type="spellEnd"/>
        <w:r>
          <w:rPr>
            <w:rFonts w:ascii="Arial" w:hAnsi="Arial" w:cs="Arial"/>
            <w:color w:val="1F1F1F"/>
          </w:rPr>
          <w:t xml:space="preserve"> para a velocidade da Geração 2.0 (5 GT/s) para garantir a estabilidade com periféricos genéricos. Como estamos usando </w:t>
        </w:r>
        <w:proofErr w:type="spellStart"/>
        <w:r>
          <w:rPr>
            <w:rFonts w:ascii="Arial" w:hAnsi="Arial" w:cs="Arial"/>
            <w:color w:val="1F1F1F"/>
          </w:rPr>
          <w:t>SSDs</w:t>
        </w:r>
        <w:proofErr w:type="spellEnd"/>
        <w:r>
          <w:rPr>
            <w:rFonts w:ascii="Arial" w:hAnsi="Arial" w:cs="Arial"/>
            <w:color w:val="1F1F1F"/>
          </w:rPr>
          <w:t xml:space="preserve">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 de alta performance, devemos forçar a Geração 3.0 (10 GT/s), dobrando a largura de banda disponível.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49" w:author="Regis Ribeiro" w:date="2026-05-19T11:03:00Z"/>
          <w:rFonts w:ascii="Arial" w:hAnsi="Arial" w:cs="Arial"/>
          <w:color w:val="1F1F1F"/>
        </w:rPr>
      </w:pPr>
      <w:ins w:id="450" w:author="Regis Ribeiro" w:date="2026-05-19T11:03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Procedimento: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0" w:afterAutospacing="0"/>
        <w:rPr>
          <w:ins w:id="451" w:author="Regis Ribeiro" w:date="2026-05-19T11:03:00Z"/>
          <w:rFonts w:ascii="Arial" w:hAnsi="Arial" w:cs="Arial"/>
          <w:color w:val="1F1F1F"/>
        </w:rPr>
      </w:pPr>
      <w:ins w:id="452" w:author="Regis Ribeiro" w:date="2026-05-19T11:03:00Z">
        <w:r>
          <w:rPr>
            <w:rFonts w:ascii="Arial" w:hAnsi="Arial" w:cs="Arial"/>
            <w:color w:val="1F1F1F"/>
          </w:rPr>
          <w:t>Acesse o nó Master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pi-srv5</w:t>
        </w:r>
        <w:r>
          <w:rPr>
            <w:rFonts w:ascii="Arial" w:hAnsi="Arial" w:cs="Arial"/>
            <w:color w:val="1F1F1F"/>
          </w:rPr>
          <w:t>) via SSH.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150" w:afterAutospacing="0"/>
        <w:rPr>
          <w:ins w:id="453" w:author="Regis Ribeiro" w:date="2026-05-19T11:03:00Z"/>
          <w:rFonts w:ascii="Arial" w:hAnsi="Arial" w:cs="Arial"/>
          <w:color w:val="1F1F1F"/>
        </w:rPr>
      </w:pPr>
      <w:ins w:id="454" w:author="Regis Ribeiro" w:date="2026-05-19T11:03:00Z">
        <w:r>
          <w:rPr>
            <w:rFonts w:ascii="Arial" w:hAnsi="Arial" w:cs="Arial"/>
            <w:color w:val="1F1F1F"/>
          </w:rPr>
          <w:t xml:space="preserve">Edite o arquivo de configuração de firmware do </w:t>
        </w:r>
        <w:proofErr w:type="spellStart"/>
        <w:r>
          <w:rPr>
            <w:rFonts w:ascii="Arial" w:hAnsi="Arial" w:cs="Arial"/>
            <w:color w:val="1F1F1F"/>
          </w:rPr>
          <w:t>Raspberry</w:t>
        </w:r>
        <w:proofErr w:type="spellEnd"/>
        <w:r>
          <w:rPr>
            <w:rFonts w:ascii="Arial" w:hAnsi="Arial" w:cs="Arial"/>
            <w:color w:val="1F1F1F"/>
          </w:rPr>
          <w:t xml:space="preserve"> Pi:</w:t>
        </w:r>
      </w:ins>
    </w:p>
    <w:p w:rsidR="00D52A50" w:rsidRPr="00D52A50" w:rsidRDefault="00D52A50" w:rsidP="00D52A50">
      <w:pPr>
        <w:ind w:left="720"/>
        <w:rPr>
          <w:ins w:id="455" w:author="Regis Ribeiro" w:date="2026-05-19T11:03:00Z"/>
          <w:rFonts w:ascii="Arial" w:hAnsi="Arial" w:cs="Arial"/>
          <w:color w:val="444746"/>
          <w:lang w:val="en-US"/>
          <w:rPrChange w:id="456" w:author="Regis Ribeiro" w:date="2026-05-19T11:03:00Z">
            <w:rPr>
              <w:ins w:id="457" w:author="Regis Ribeiro" w:date="2026-05-19T11:03:00Z"/>
              <w:rFonts w:ascii="Arial" w:hAnsi="Arial" w:cs="Arial"/>
              <w:color w:val="444746"/>
            </w:rPr>
          </w:rPrChange>
        </w:rPr>
      </w:pPr>
      <w:ins w:id="458" w:author="Regis Ribeiro" w:date="2026-05-19T11:03:00Z">
        <w:r w:rsidRPr="00D52A50">
          <w:rPr>
            <w:rStyle w:val="ng-tns-c512698880-139"/>
            <w:rFonts w:ascii="Arial" w:hAnsi="Arial" w:cs="Arial"/>
            <w:color w:val="444746"/>
            <w:bdr w:val="none" w:sz="0" w:space="0" w:color="auto" w:frame="1"/>
            <w:lang w:val="en-US"/>
            <w:rPrChange w:id="459" w:author="Regis Ribeiro" w:date="2026-05-19T11:03:00Z">
              <w:rPr>
                <w:rStyle w:val="ng-tns-c512698880-139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460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461" w:author="Regis Ribeiro" w:date="2026-05-19T11:03:00Z">
            <w:rPr>
              <w:ins w:id="462" w:author="Regis Ribeiro" w:date="2026-05-19T11:03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463" w:author="Regis Ribeiro" w:date="2026-05-19T11:03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464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465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nano /boot/firmware/config.txt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0" w:afterAutospacing="0"/>
        <w:rPr>
          <w:ins w:id="466" w:author="Regis Ribeiro" w:date="2026-05-19T11:03:00Z"/>
          <w:rFonts w:ascii="Arial" w:hAnsi="Arial" w:cs="Arial"/>
          <w:color w:val="1F1F1F"/>
        </w:rPr>
      </w:pPr>
      <w:ins w:id="467" w:author="Regis Ribeiro" w:date="2026-05-19T11:03:00Z">
        <w:r>
          <w:rPr>
            <w:rFonts w:ascii="Arial" w:hAnsi="Arial" w:cs="Arial"/>
            <w:color w:val="1F1F1F"/>
          </w:rPr>
          <w:t xml:space="preserve">Role até o final do arquivo e adicione as seguintes linhas (se a linha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dtparam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=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 já existir, apenas adicione a segunda):</w:t>
        </w:r>
      </w:ins>
    </w:p>
    <w:p w:rsidR="00D52A50" w:rsidRDefault="00D52A50" w:rsidP="00D52A50">
      <w:pPr>
        <w:ind w:left="720"/>
        <w:rPr>
          <w:ins w:id="468" w:author="Regis Ribeiro" w:date="2026-05-19T11:03:00Z"/>
          <w:rFonts w:ascii="Arial" w:hAnsi="Arial" w:cs="Arial"/>
          <w:color w:val="444746"/>
        </w:rPr>
      </w:pPr>
      <w:proofErr w:type="spellStart"/>
      <w:ins w:id="469" w:author="Regis Ribeiro" w:date="2026-05-19T11:03:00Z">
        <w:r>
          <w:rPr>
            <w:rStyle w:val="ng-tns-c512698880-140"/>
            <w:rFonts w:ascii="Arial" w:hAnsi="Arial" w:cs="Arial"/>
            <w:color w:val="444746"/>
            <w:bdr w:val="none" w:sz="0" w:space="0" w:color="auto" w:frame="1"/>
          </w:rPr>
          <w:lastRenderedPageBreak/>
          <w:t>Plaintext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470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471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dtparam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=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nvme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472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473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dtparam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=pciex1_gen=3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0" w:afterAutospacing="0"/>
        <w:rPr>
          <w:ins w:id="474" w:author="Regis Ribeiro" w:date="2026-05-19T11:03:00Z"/>
          <w:rFonts w:ascii="Arial" w:hAnsi="Arial" w:cs="Arial"/>
          <w:color w:val="1F1F1F"/>
        </w:rPr>
      </w:pPr>
      <w:ins w:id="475" w:author="Regis Ribeiro" w:date="2026-05-19T11:03:00Z">
        <w:r>
          <w:rPr>
            <w:rFonts w:ascii="Arial" w:hAnsi="Arial" w:cs="Arial"/>
            <w:color w:val="1F1F1F"/>
          </w:rPr>
          <w:t>Salve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Ctrl+O</w:t>
        </w:r>
        <w:proofErr w:type="spellEnd"/>
        <w:r>
          <w:rPr>
            <w:rFonts w:ascii="Arial" w:hAnsi="Arial" w:cs="Arial"/>
            <w:color w:val="1F1F1F"/>
          </w:rPr>
          <w:t xml:space="preserve">,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Enter</w:t>
        </w:r>
        <w:proofErr w:type="spellEnd"/>
        <w:r>
          <w:rPr>
            <w:rFonts w:ascii="Arial" w:hAnsi="Arial" w:cs="Arial"/>
            <w:color w:val="1F1F1F"/>
          </w:rPr>
          <w:t>) e saia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Ctrl+X</w:t>
        </w:r>
        <w:proofErr w:type="spellEnd"/>
        <w:r>
          <w:rPr>
            <w:rFonts w:ascii="Arial" w:hAnsi="Arial" w:cs="Arial"/>
            <w:color w:val="1F1F1F"/>
          </w:rPr>
          <w:t>).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0" w:afterAutospacing="0"/>
        <w:rPr>
          <w:ins w:id="476" w:author="Regis Ribeiro" w:date="2026-05-19T11:03:00Z"/>
          <w:rFonts w:ascii="Arial" w:hAnsi="Arial" w:cs="Arial"/>
          <w:color w:val="1F1F1F"/>
        </w:rPr>
      </w:pPr>
      <w:ins w:id="477" w:author="Regis Ribeiro" w:date="2026-05-19T11:03:00Z">
        <w:r>
          <w:rPr>
            <w:rFonts w:ascii="Arial" w:hAnsi="Arial" w:cs="Arial"/>
            <w:color w:val="1F1F1F"/>
          </w:rPr>
          <w:t xml:space="preserve">Reinicie o Master: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reboot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numPr>
          <w:ilvl w:val="0"/>
          <w:numId w:val="8"/>
        </w:numPr>
        <w:spacing w:before="0" w:beforeAutospacing="0" w:after="0" w:afterAutospacing="0"/>
        <w:rPr>
          <w:ins w:id="478" w:author="Regis Ribeiro" w:date="2026-05-19T11:03:00Z"/>
          <w:rFonts w:ascii="Arial" w:hAnsi="Arial" w:cs="Arial"/>
          <w:color w:val="1F1F1F"/>
        </w:rPr>
      </w:pPr>
      <w:ins w:id="479" w:author="Regis Ribeiro" w:date="2026-05-19T11:03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Verificação:</w:t>
        </w:r>
        <w:r>
          <w:rPr>
            <w:rFonts w:ascii="Arial" w:hAnsi="Arial" w:cs="Arial"/>
            <w:color w:val="1F1F1F"/>
          </w:rPr>
          <w:t xml:space="preserve"> Após o reboot, execute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dmesg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|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grep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pcie</w:t>
        </w:r>
        <w:proofErr w:type="spellEnd"/>
        <w:r>
          <w:rPr>
            <w:rFonts w:ascii="Arial" w:hAnsi="Arial" w:cs="Arial"/>
            <w:color w:val="1F1F1F"/>
          </w:rPr>
          <w:t xml:space="preserve">. Você deverá ver logs confirmando que o link foi estabelecido em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Gen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3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Ttulo4"/>
        <w:spacing w:after="120"/>
        <w:rPr>
          <w:ins w:id="480" w:author="Regis Ribeiro" w:date="2026-05-19T11:03:00Z"/>
          <w:color w:val="1F1F1F"/>
        </w:rPr>
      </w:pPr>
      <w:ins w:id="481" w:author="Regis Ribeiro" w:date="2026-05-19T11:03:00Z">
        <w:r>
          <w:rPr>
            <w:color w:val="1F1F1F"/>
          </w:rPr>
          <w:t>18.2. Preparação do Segundo SSD (Isolamento de Dados)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482" w:author="Regis Ribeiro" w:date="2026-05-19T11:03:00Z"/>
          <w:rFonts w:ascii="Arial" w:hAnsi="Arial" w:cs="Arial"/>
          <w:color w:val="1F1F1F"/>
        </w:rPr>
      </w:pPr>
      <w:ins w:id="483" w:author="Regis Ribeiro" w:date="2026-05-19T11:03:00Z">
        <w:r>
          <w:rPr>
            <w:rFonts w:ascii="Arial" w:hAnsi="Arial" w:cs="Arial"/>
            <w:color w:val="1F1F1F"/>
          </w:rPr>
          <w:t>O segundo SSD será formatado e montado permanentemente no Linux como uma unidade dedicada exclusivamente para o armazenamento dos dados (</w:t>
        </w:r>
        <w:proofErr w:type="spellStart"/>
        <w:r>
          <w:rPr>
            <w:rFonts w:ascii="Arial" w:hAnsi="Arial" w:cs="Arial"/>
            <w:color w:val="1F1F1F"/>
          </w:rPr>
          <w:t>Persistent</w:t>
        </w:r>
        <w:proofErr w:type="spellEnd"/>
        <w:r>
          <w:rPr>
            <w:rFonts w:ascii="Arial" w:hAnsi="Arial" w:cs="Arial"/>
            <w:color w:val="1F1F1F"/>
          </w:rPr>
          <w:t xml:space="preserve"> Volumes) do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484" w:author="Regis Ribeiro" w:date="2026-05-19T11:03:00Z"/>
          <w:rFonts w:ascii="Arial" w:hAnsi="Arial" w:cs="Arial"/>
          <w:color w:val="1F1F1F"/>
        </w:rPr>
      </w:pPr>
      <w:ins w:id="485" w:author="Regis Ribeiro" w:date="2026-05-19T11:03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Procedimento:</w:t>
        </w:r>
      </w:ins>
    </w:p>
    <w:p w:rsidR="00D52A50" w:rsidRDefault="00D52A50" w:rsidP="00D52A50">
      <w:pPr>
        <w:pStyle w:val="NormalWeb"/>
        <w:numPr>
          <w:ilvl w:val="0"/>
          <w:numId w:val="9"/>
        </w:numPr>
        <w:spacing w:before="0" w:beforeAutospacing="0" w:after="0" w:afterAutospacing="0"/>
        <w:rPr>
          <w:ins w:id="486" w:author="Regis Ribeiro" w:date="2026-05-19T11:03:00Z"/>
          <w:rFonts w:ascii="Arial" w:hAnsi="Arial" w:cs="Arial"/>
          <w:color w:val="1F1F1F"/>
        </w:rPr>
      </w:pPr>
      <w:ins w:id="487" w:author="Regis Ribeiro" w:date="2026-05-19T11:03:00Z">
        <w:r>
          <w:rPr>
            <w:rFonts w:ascii="Arial" w:hAnsi="Arial" w:cs="Arial"/>
            <w:color w:val="1F1F1F"/>
          </w:rPr>
          <w:t xml:space="preserve">Identifique o segundo SSD (geralmente será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nvme1n1</w:t>
        </w:r>
        <w:r>
          <w:rPr>
            <w:rFonts w:ascii="Arial" w:hAnsi="Arial" w:cs="Arial"/>
            <w:color w:val="1F1F1F"/>
          </w:rPr>
          <w:t xml:space="preserve">, assumindo que o boot é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nvme0n1</w:t>
        </w:r>
        <w:r>
          <w:rPr>
            <w:rFonts w:ascii="Arial" w:hAnsi="Arial" w:cs="Arial"/>
            <w:color w:val="1F1F1F"/>
          </w:rPr>
          <w:t>):</w:t>
        </w:r>
      </w:ins>
    </w:p>
    <w:p w:rsidR="00D52A50" w:rsidRDefault="00D52A50" w:rsidP="00D52A50">
      <w:pPr>
        <w:ind w:left="720"/>
        <w:rPr>
          <w:ins w:id="488" w:author="Regis Ribeiro" w:date="2026-05-19T11:03:00Z"/>
          <w:rFonts w:ascii="Arial" w:hAnsi="Arial" w:cs="Arial"/>
          <w:color w:val="444746"/>
        </w:rPr>
      </w:pPr>
      <w:proofErr w:type="spellStart"/>
      <w:ins w:id="489" w:author="Regis Ribeiro" w:date="2026-05-19T11:03:00Z">
        <w:r>
          <w:rPr>
            <w:rStyle w:val="ng-tns-c512698880-141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490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491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lsblk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9"/>
        </w:numPr>
        <w:spacing w:before="0" w:beforeAutospacing="0" w:after="150" w:afterAutospacing="0"/>
        <w:rPr>
          <w:ins w:id="492" w:author="Regis Ribeiro" w:date="2026-05-19T11:03:00Z"/>
          <w:rFonts w:ascii="Arial" w:hAnsi="Arial" w:cs="Arial"/>
          <w:color w:val="1F1F1F"/>
        </w:rPr>
      </w:pPr>
      <w:ins w:id="493" w:author="Regis Ribeiro" w:date="2026-05-19T11:03:00Z">
        <w:r>
          <w:rPr>
            <w:rFonts w:ascii="Arial" w:hAnsi="Arial" w:cs="Arial"/>
            <w:color w:val="1F1F1F"/>
          </w:rPr>
          <w:t>Formate o segundo disco com o sistema de arquivos ext4 (cuidado para não formatar o disco de boot):</w:t>
        </w:r>
      </w:ins>
    </w:p>
    <w:p w:rsidR="00D52A50" w:rsidRDefault="00D52A50" w:rsidP="00D52A50">
      <w:pPr>
        <w:ind w:left="720"/>
        <w:rPr>
          <w:ins w:id="494" w:author="Regis Ribeiro" w:date="2026-05-19T11:03:00Z"/>
          <w:rFonts w:ascii="Arial" w:hAnsi="Arial" w:cs="Arial"/>
          <w:color w:val="444746"/>
        </w:rPr>
      </w:pPr>
      <w:proofErr w:type="spellStart"/>
      <w:ins w:id="495" w:author="Regis Ribeiro" w:date="2026-05-19T11:03:00Z">
        <w:r>
          <w:rPr>
            <w:rStyle w:val="ng-tns-c512698880-142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496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497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gram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mkfs.ext</w:t>
        </w:r>
        <w:proofErr w:type="gram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4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/nvme1n1</w:t>
        </w:r>
      </w:ins>
    </w:p>
    <w:p w:rsidR="00D52A50" w:rsidRDefault="00D52A50" w:rsidP="00D52A50">
      <w:pPr>
        <w:pStyle w:val="NormalWeb"/>
        <w:numPr>
          <w:ilvl w:val="0"/>
          <w:numId w:val="9"/>
        </w:numPr>
        <w:spacing w:before="0" w:beforeAutospacing="0" w:after="150" w:afterAutospacing="0"/>
        <w:rPr>
          <w:ins w:id="498" w:author="Regis Ribeiro" w:date="2026-05-19T11:03:00Z"/>
          <w:rFonts w:ascii="Arial" w:hAnsi="Arial" w:cs="Arial"/>
          <w:color w:val="1F1F1F"/>
        </w:rPr>
      </w:pPr>
      <w:ins w:id="499" w:author="Regis Ribeiro" w:date="2026-05-19T11:03:00Z">
        <w:r>
          <w:rPr>
            <w:rFonts w:ascii="Arial" w:hAnsi="Arial" w:cs="Arial"/>
            <w:color w:val="1F1F1F"/>
          </w:rPr>
          <w:t xml:space="preserve">Crie o diretório que servirá de ponto de montagem para 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>:</w:t>
        </w:r>
      </w:ins>
    </w:p>
    <w:p w:rsidR="00D52A50" w:rsidRDefault="00D52A50" w:rsidP="00D52A50">
      <w:pPr>
        <w:ind w:left="720"/>
        <w:rPr>
          <w:ins w:id="500" w:author="Regis Ribeiro" w:date="2026-05-19T11:03:00Z"/>
          <w:rFonts w:ascii="Arial" w:hAnsi="Arial" w:cs="Arial"/>
          <w:color w:val="444746"/>
        </w:rPr>
      </w:pPr>
      <w:proofErr w:type="spellStart"/>
      <w:ins w:id="501" w:author="Regis Ribeiro" w:date="2026-05-19T11:03:00Z">
        <w:r>
          <w:rPr>
            <w:rStyle w:val="ng-tns-c512698880-143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502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503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mkdir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-p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mnt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/k8s-data</w:t>
        </w:r>
      </w:ins>
    </w:p>
    <w:p w:rsidR="00D52A50" w:rsidRDefault="00D52A50" w:rsidP="00D52A50">
      <w:pPr>
        <w:pStyle w:val="NormalWeb"/>
        <w:numPr>
          <w:ilvl w:val="0"/>
          <w:numId w:val="9"/>
        </w:numPr>
        <w:spacing w:before="0" w:beforeAutospacing="0" w:after="0" w:afterAutospacing="0"/>
        <w:rPr>
          <w:ins w:id="504" w:author="Regis Ribeiro" w:date="2026-05-19T11:03:00Z"/>
          <w:rFonts w:ascii="Arial" w:hAnsi="Arial" w:cs="Arial"/>
          <w:color w:val="1F1F1F"/>
        </w:rPr>
      </w:pPr>
      <w:ins w:id="505" w:author="Regis Ribeiro" w:date="2026-05-19T11:03:00Z">
        <w:r>
          <w:rPr>
            <w:rFonts w:ascii="Arial" w:hAnsi="Arial" w:cs="Arial"/>
            <w:color w:val="1F1F1F"/>
          </w:rPr>
          <w:t xml:space="preserve">Configure a montagem automática no arquivo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fstab</w:t>
        </w:r>
        <w:proofErr w:type="spellEnd"/>
        <w:r>
          <w:rPr>
            <w:rFonts w:ascii="Arial" w:hAnsi="Arial" w:cs="Arial"/>
            <w:color w:val="1F1F1F"/>
          </w:rPr>
          <w:t xml:space="preserve"> para que o disco seja reconhecido após reinícios do cluster:</w:t>
        </w:r>
      </w:ins>
    </w:p>
    <w:p w:rsidR="00D52A50" w:rsidRDefault="00D52A50" w:rsidP="00D52A50">
      <w:pPr>
        <w:ind w:left="720"/>
        <w:rPr>
          <w:ins w:id="506" w:author="Regis Ribeiro" w:date="2026-05-19T11:03:00Z"/>
          <w:rFonts w:ascii="Arial" w:hAnsi="Arial" w:cs="Arial"/>
          <w:color w:val="444746"/>
        </w:rPr>
      </w:pPr>
      <w:proofErr w:type="spellStart"/>
      <w:ins w:id="507" w:author="Regis Ribeiro" w:date="2026-05-19T11:03:00Z">
        <w:r>
          <w:rPr>
            <w:rStyle w:val="ng-tns-c512698880-144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508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509" w:author="Regis Ribeiro" w:date="2026-05-19T11:03:00Z">
        <w:r>
          <w:rPr>
            <w:rStyle w:val="hljs-builtin"/>
            <w:rFonts w:ascii="Arial" w:hAnsi="Arial" w:cs="Arial"/>
            <w:color w:val="1967D2"/>
            <w:sz w:val="21"/>
            <w:szCs w:val="21"/>
            <w:bdr w:val="none" w:sz="0" w:space="0" w:color="auto" w:frame="1"/>
          </w:rPr>
          <w:t>echo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'/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dev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/nvme1n1 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mnt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/k8s-data ext4 defaults 0 2'</w:t>
        </w:r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|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tee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fstab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9"/>
        </w:numPr>
        <w:spacing w:before="0" w:beforeAutospacing="0" w:after="150" w:afterAutospacing="0"/>
        <w:rPr>
          <w:ins w:id="510" w:author="Regis Ribeiro" w:date="2026-05-19T11:03:00Z"/>
          <w:rFonts w:ascii="Arial" w:hAnsi="Arial" w:cs="Arial"/>
          <w:color w:val="1F1F1F"/>
        </w:rPr>
      </w:pPr>
      <w:ins w:id="511" w:author="Regis Ribeiro" w:date="2026-05-19T11:03:00Z">
        <w:r>
          <w:rPr>
            <w:rFonts w:ascii="Arial" w:hAnsi="Arial" w:cs="Arial"/>
            <w:color w:val="1F1F1F"/>
          </w:rPr>
          <w:t>Monte a unidade imediatamente:</w:t>
        </w:r>
      </w:ins>
    </w:p>
    <w:p w:rsidR="00D52A50" w:rsidRDefault="00D52A50" w:rsidP="00D52A50">
      <w:pPr>
        <w:ind w:left="720"/>
        <w:rPr>
          <w:ins w:id="512" w:author="Regis Ribeiro" w:date="2026-05-19T11:03:00Z"/>
          <w:rFonts w:ascii="Arial" w:hAnsi="Arial" w:cs="Arial"/>
          <w:color w:val="444746"/>
        </w:rPr>
      </w:pPr>
      <w:proofErr w:type="spellStart"/>
      <w:ins w:id="513" w:author="Regis Ribeiro" w:date="2026-05-19T11:03:00Z">
        <w:r>
          <w:rPr>
            <w:rStyle w:val="ng-tns-c512698880-145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514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515" w:author="Regis Ribeiro" w:date="2026-05-19T11:03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mount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</w:t>
        </w:r>
      </w:ins>
    </w:p>
    <w:p w:rsidR="00D52A50" w:rsidRDefault="00D52A50" w:rsidP="00D52A50">
      <w:pPr>
        <w:pStyle w:val="Ttulo4"/>
        <w:spacing w:after="120"/>
        <w:rPr>
          <w:ins w:id="516" w:author="Regis Ribeiro" w:date="2026-05-19T11:03:00Z"/>
          <w:color w:val="1F1F1F"/>
        </w:rPr>
      </w:pPr>
      <w:ins w:id="517" w:author="Regis Ribeiro" w:date="2026-05-19T11:03:00Z">
        <w:r>
          <w:rPr>
            <w:color w:val="1F1F1F"/>
          </w:rPr>
          <w:t>18.3. Configurando o K3s para usar o Novo SSD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18" w:author="Regis Ribeiro" w:date="2026-05-19T11:03:00Z"/>
          <w:rFonts w:ascii="Arial" w:hAnsi="Arial" w:cs="Arial"/>
          <w:color w:val="1F1F1F"/>
        </w:rPr>
      </w:pPr>
      <w:ins w:id="519" w:author="Regis Ribeiro" w:date="2026-05-19T11:03:00Z">
        <w:r>
          <w:rPr>
            <w:rFonts w:ascii="Arial" w:hAnsi="Arial" w:cs="Arial"/>
            <w:color w:val="1F1F1F"/>
          </w:rPr>
          <w:t xml:space="preserve">Por padrão, 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Local Path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Provisioner</w:t>
        </w:r>
        <w:proofErr w:type="spellEnd"/>
        <w:r>
          <w:rPr>
            <w:rFonts w:ascii="Arial" w:hAnsi="Arial" w:cs="Arial"/>
            <w:color w:val="1F1F1F"/>
          </w:rPr>
          <w:t xml:space="preserve"> do K3s salva os dados dos </w:t>
        </w:r>
        <w:proofErr w:type="spellStart"/>
        <w:r>
          <w:rPr>
            <w:rFonts w:ascii="Arial" w:hAnsi="Arial" w:cs="Arial"/>
            <w:color w:val="1F1F1F"/>
          </w:rPr>
          <w:t>PVCs</w:t>
        </w:r>
        <w:proofErr w:type="spellEnd"/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Fonts w:ascii="Arial" w:hAnsi="Arial" w:cs="Arial"/>
            <w:color w:val="1F1F1F"/>
          </w:rPr>
          <w:t>Persistent</w:t>
        </w:r>
        <w:proofErr w:type="spellEnd"/>
        <w:r>
          <w:rPr>
            <w:rFonts w:ascii="Arial" w:hAnsi="Arial" w:cs="Arial"/>
            <w:color w:val="1F1F1F"/>
          </w:rPr>
          <w:t xml:space="preserve"> Volume </w:t>
        </w:r>
        <w:proofErr w:type="spellStart"/>
        <w:r>
          <w:rPr>
            <w:rFonts w:ascii="Arial" w:hAnsi="Arial" w:cs="Arial"/>
            <w:color w:val="1F1F1F"/>
          </w:rPr>
          <w:t>Claims</w:t>
        </w:r>
        <w:proofErr w:type="spellEnd"/>
        <w:r>
          <w:rPr>
            <w:rFonts w:ascii="Arial" w:hAnsi="Arial" w:cs="Arial"/>
            <w:color w:val="1F1F1F"/>
          </w:rPr>
          <w:t>) na raiz do disco de boot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rancher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/k3s/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storage</w:t>
        </w:r>
        <w:proofErr w:type="spellEnd"/>
        <w:r>
          <w:rPr>
            <w:rFonts w:ascii="Arial" w:hAnsi="Arial" w:cs="Arial"/>
            <w:color w:val="1F1F1F"/>
          </w:rPr>
          <w:t xml:space="preserve">). Precisamos alterar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ConfigMap</w:t>
        </w:r>
        <w:proofErr w:type="spellEnd"/>
        <w:r>
          <w:rPr>
            <w:rFonts w:ascii="Arial" w:hAnsi="Arial" w:cs="Arial"/>
            <w:color w:val="1F1F1F"/>
          </w:rPr>
          <w:t xml:space="preserve"> do </w:t>
        </w:r>
        <w:proofErr w:type="spellStart"/>
        <w:r>
          <w:rPr>
            <w:rFonts w:ascii="Arial" w:hAnsi="Arial" w:cs="Arial"/>
            <w:color w:val="1F1F1F"/>
          </w:rPr>
          <w:t>provisionador</w:t>
        </w:r>
        <w:proofErr w:type="spellEnd"/>
        <w:r>
          <w:rPr>
            <w:rFonts w:ascii="Arial" w:hAnsi="Arial" w:cs="Arial"/>
            <w:color w:val="1F1F1F"/>
          </w:rPr>
          <w:t xml:space="preserve"> para que todas as novas solicitações de disco (como novos bancos de dados ou cofres do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>) sejam enviadas para o SSD 2.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20" w:author="Regis Ribeiro" w:date="2026-05-19T11:03:00Z"/>
          <w:rFonts w:ascii="Arial" w:hAnsi="Arial" w:cs="Arial"/>
          <w:color w:val="1F1F1F"/>
        </w:rPr>
      </w:pPr>
      <w:ins w:id="521" w:author="Regis Ribeiro" w:date="2026-05-19T11:03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Procedimento:</w:t>
        </w:r>
      </w:ins>
    </w:p>
    <w:p w:rsidR="00D52A50" w:rsidRDefault="00D52A50" w:rsidP="00D52A50">
      <w:pPr>
        <w:pStyle w:val="NormalWeb"/>
        <w:numPr>
          <w:ilvl w:val="0"/>
          <w:numId w:val="10"/>
        </w:numPr>
        <w:spacing w:before="0" w:beforeAutospacing="0" w:after="0" w:afterAutospacing="0"/>
        <w:rPr>
          <w:ins w:id="522" w:author="Regis Ribeiro" w:date="2026-05-19T11:03:00Z"/>
          <w:rFonts w:ascii="Arial" w:hAnsi="Arial" w:cs="Arial"/>
          <w:color w:val="1F1F1F"/>
        </w:rPr>
      </w:pPr>
      <w:ins w:id="523" w:author="Regis Ribeiro" w:date="2026-05-19T11:03:00Z">
        <w:r>
          <w:rPr>
            <w:rFonts w:ascii="Arial" w:hAnsi="Arial" w:cs="Arial"/>
            <w:color w:val="1F1F1F"/>
          </w:rPr>
          <w:t xml:space="preserve">Edite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ConfigMap</w:t>
        </w:r>
        <w:proofErr w:type="spellEnd"/>
        <w:r>
          <w:rPr>
            <w:rFonts w:ascii="Arial" w:hAnsi="Arial" w:cs="Arial"/>
            <w:color w:val="1F1F1F"/>
          </w:rPr>
          <w:t xml:space="preserve"> nativo do K3s no terminal do seu Mac ou Master:</w:t>
        </w:r>
      </w:ins>
    </w:p>
    <w:p w:rsidR="00D52A50" w:rsidRPr="00D52A50" w:rsidRDefault="00D52A50" w:rsidP="00D52A50">
      <w:pPr>
        <w:ind w:left="720"/>
        <w:rPr>
          <w:ins w:id="524" w:author="Regis Ribeiro" w:date="2026-05-19T11:03:00Z"/>
          <w:rFonts w:ascii="Arial" w:hAnsi="Arial" w:cs="Arial"/>
          <w:color w:val="444746"/>
          <w:lang w:val="en-US"/>
          <w:rPrChange w:id="525" w:author="Regis Ribeiro" w:date="2026-05-19T11:03:00Z">
            <w:rPr>
              <w:ins w:id="526" w:author="Regis Ribeiro" w:date="2026-05-19T11:03:00Z"/>
              <w:rFonts w:ascii="Arial" w:hAnsi="Arial" w:cs="Arial"/>
              <w:color w:val="444746"/>
            </w:rPr>
          </w:rPrChange>
        </w:rPr>
      </w:pPr>
      <w:ins w:id="527" w:author="Regis Ribeiro" w:date="2026-05-19T11:03:00Z">
        <w:r w:rsidRPr="00D52A50">
          <w:rPr>
            <w:rStyle w:val="ng-tns-c512698880-146"/>
            <w:rFonts w:ascii="Arial" w:hAnsi="Arial" w:cs="Arial"/>
            <w:color w:val="444746"/>
            <w:bdr w:val="none" w:sz="0" w:space="0" w:color="auto" w:frame="1"/>
            <w:lang w:val="en-US"/>
            <w:rPrChange w:id="528" w:author="Regis Ribeiro" w:date="2026-05-19T11:03:00Z">
              <w:rPr>
                <w:rStyle w:val="ng-tns-c512698880-146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529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530" w:author="Regis Ribeiro" w:date="2026-05-19T11:03:00Z">
            <w:rPr>
              <w:ins w:id="531" w:author="Regis Ribeiro" w:date="2026-05-19T11:03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532" w:author="Regis Ribeiro" w:date="2026-05-19T11:03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3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4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edit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5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configmap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6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local-path-config -n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7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38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-system</w:t>
        </w:r>
      </w:ins>
    </w:p>
    <w:p w:rsidR="00D52A50" w:rsidRDefault="00D52A50" w:rsidP="00D52A50">
      <w:pPr>
        <w:pStyle w:val="NormalWeb"/>
        <w:numPr>
          <w:ilvl w:val="0"/>
          <w:numId w:val="10"/>
        </w:numPr>
        <w:spacing w:before="0" w:beforeAutospacing="0" w:after="0" w:afterAutospacing="0"/>
        <w:rPr>
          <w:ins w:id="539" w:author="Regis Ribeiro" w:date="2026-05-19T11:03:00Z"/>
          <w:rFonts w:ascii="Arial" w:hAnsi="Arial" w:cs="Arial"/>
          <w:color w:val="1F1F1F"/>
        </w:rPr>
      </w:pPr>
      <w:ins w:id="540" w:author="Regis Ribeiro" w:date="2026-05-19T11:03:00Z">
        <w:r>
          <w:rPr>
            <w:rFonts w:ascii="Arial" w:hAnsi="Arial" w:cs="Arial"/>
            <w:color w:val="1F1F1F"/>
          </w:rPr>
          <w:t xml:space="preserve">No editor que será aberto, procure a seção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"</w:t>
        </w:r>
        <w:proofErr w:type="spellStart"/>
        <w:proofErr w:type="gram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config.json</w:t>
        </w:r>
        <w:proofErr w:type="spellEnd"/>
        <w:proofErr w:type="gram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": |-</w:t>
        </w:r>
        <w:r>
          <w:rPr>
            <w:rFonts w:ascii="Arial" w:hAnsi="Arial" w:cs="Arial"/>
            <w:color w:val="1F1F1F"/>
          </w:rPr>
          <w:t xml:space="preserve"> e altere o caminho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"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nodePath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"</w:t>
        </w:r>
        <w:r>
          <w:rPr>
            <w:rFonts w:ascii="Arial" w:hAnsi="Arial" w:cs="Arial"/>
            <w:color w:val="1F1F1F"/>
          </w:rPr>
          <w:t xml:space="preserve"> de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rancher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/k3s/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storage</w:t>
        </w:r>
        <w:proofErr w:type="spellEnd"/>
        <w:r>
          <w:rPr>
            <w:rFonts w:ascii="Arial" w:hAnsi="Arial" w:cs="Arial"/>
            <w:color w:val="1F1F1F"/>
          </w:rPr>
          <w:t xml:space="preserve"> para o nosso novo SSD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mnt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/k8s-data</w:t>
        </w:r>
        <w:r>
          <w:rPr>
            <w:rFonts w:ascii="Arial" w:hAnsi="Arial" w:cs="Arial"/>
            <w:color w:val="1F1F1F"/>
          </w:rPr>
          <w:t>:</w:t>
        </w:r>
      </w:ins>
    </w:p>
    <w:p w:rsidR="00D52A50" w:rsidRPr="00D52A50" w:rsidRDefault="00D52A50" w:rsidP="00D52A50">
      <w:pPr>
        <w:ind w:left="720"/>
        <w:rPr>
          <w:ins w:id="541" w:author="Regis Ribeiro" w:date="2026-05-19T11:03:00Z"/>
          <w:rFonts w:ascii="Arial" w:hAnsi="Arial" w:cs="Arial"/>
          <w:color w:val="444746"/>
          <w:lang w:val="en-US"/>
          <w:rPrChange w:id="542" w:author="Regis Ribeiro" w:date="2026-05-19T11:03:00Z">
            <w:rPr>
              <w:ins w:id="543" w:author="Regis Ribeiro" w:date="2026-05-19T11:03:00Z"/>
              <w:rFonts w:ascii="Arial" w:hAnsi="Arial" w:cs="Arial"/>
              <w:color w:val="444746"/>
            </w:rPr>
          </w:rPrChange>
        </w:rPr>
      </w:pPr>
      <w:ins w:id="544" w:author="Regis Ribeiro" w:date="2026-05-19T11:03:00Z">
        <w:r w:rsidRPr="00D52A50">
          <w:rPr>
            <w:rStyle w:val="ng-tns-c512698880-147"/>
            <w:rFonts w:ascii="Arial" w:hAnsi="Arial" w:cs="Arial"/>
            <w:color w:val="444746"/>
            <w:bdr w:val="none" w:sz="0" w:space="0" w:color="auto" w:frame="1"/>
            <w:lang w:val="en-US"/>
            <w:rPrChange w:id="545" w:author="Regis Ribeiro" w:date="2026-05-19T11:03:00Z">
              <w:rPr>
                <w:rStyle w:val="ng-tns-c512698880-147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JSON</w:t>
        </w:r>
      </w:ins>
    </w:p>
    <w:p w:rsidR="00D52A50" w:rsidRPr="00D52A50" w:rsidRDefault="00D52A50" w:rsidP="00D52A50">
      <w:pPr>
        <w:pStyle w:val="Pr-formataoHTML"/>
        <w:ind w:left="720"/>
        <w:rPr>
          <w:ins w:id="546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547" w:author="Regis Ribeiro" w:date="2026-05-19T11:03:00Z">
            <w:rPr>
              <w:ins w:id="548" w:author="Regis Ribeiro" w:date="2026-05-19T11:03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549" w:author="Regis Ribeiro" w:date="2026-05-19T11:03:00Z"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0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</w:t>
        </w:r>
        <w:proofErr w:type="spellStart"/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1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nodePath</w:t>
        </w:r>
        <w:proofErr w:type="spellEnd"/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2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</w:t>
        </w:r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53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: </w:t>
        </w:r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4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"/</w:t>
        </w:r>
        <w:proofErr w:type="spellStart"/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5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mnt</w:t>
        </w:r>
        <w:proofErr w:type="spellEnd"/>
        <w:r w:rsidRPr="00D52A50"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  <w:lang w:val="en-US"/>
            <w:rPrChange w:id="556" w:author="Regis Ribeiro" w:date="2026-05-19T11:03:00Z">
              <w:rPr>
                <w:rStyle w:val="hljs-string"/>
                <w:rFonts w:ascii="Arial" w:hAnsi="Arial" w:cs="Arial"/>
                <w:color w:val="188038"/>
                <w:sz w:val="21"/>
                <w:szCs w:val="21"/>
                <w:bdr w:val="none" w:sz="0" w:space="0" w:color="auto" w:frame="1"/>
              </w:rPr>
            </w:rPrChange>
          </w:rPr>
          <w:t>/k8s-data"</w:t>
        </w:r>
      </w:ins>
    </w:p>
    <w:p w:rsidR="00D52A50" w:rsidRDefault="00D52A50" w:rsidP="00D52A50">
      <w:pPr>
        <w:pStyle w:val="NormalWeb"/>
        <w:numPr>
          <w:ilvl w:val="0"/>
          <w:numId w:val="10"/>
        </w:numPr>
        <w:spacing w:before="0" w:beforeAutospacing="0" w:after="150" w:afterAutospacing="0"/>
        <w:rPr>
          <w:ins w:id="557" w:author="Regis Ribeiro" w:date="2026-05-19T11:03:00Z"/>
          <w:rFonts w:ascii="Arial" w:hAnsi="Arial" w:cs="Arial"/>
          <w:color w:val="1F1F1F"/>
        </w:rPr>
      </w:pPr>
      <w:ins w:id="558" w:author="Regis Ribeiro" w:date="2026-05-19T11:03:00Z">
        <w:r>
          <w:rPr>
            <w:rFonts w:ascii="Arial" w:hAnsi="Arial" w:cs="Arial"/>
            <w:color w:val="1F1F1F"/>
          </w:rPr>
          <w:t>Salve e feche o arquivo.</w:t>
        </w:r>
      </w:ins>
    </w:p>
    <w:p w:rsidR="00D52A50" w:rsidRDefault="00D52A50" w:rsidP="00D52A50">
      <w:pPr>
        <w:pStyle w:val="NormalWeb"/>
        <w:numPr>
          <w:ilvl w:val="0"/>
          <w:numId w:val="10"/>
        </w:numPr>
        <w:spacing w:before="0" w:beforeAutospacing="0" w:after="150" w:afterAutospacing="0"/>
        <w:rPr>
          <w:ins w:id="559" w:author="Regis Ribeiro" w:date="2026-05-19T11:03:00Z"/>
          <w:rFonts w:ascii="Arial" w:hAnsi="Arial" w:cs="Arial"/>
          <w:color w:val="1F1F1F"/>
        </w:rPr>
      </w:pPr>
      <w:ins w:id="560" w:author="Regis Ribeiro" w:date="2026-05-19T11:03:00Z">
        <w:r>
          <w:rPr>
            <w:rFonts w:ascii="Arial" w:hAnsi="Arial" w:cs="Arial"/>
            <w:color w:val="1F1F1F"/>
          </w:rPr>
          <w:t xml:space="preserve">Reinicie o </w:t>
        </w:r>
        <w:proofErr w:type="spellStart"/>
        <w:r>
          <w:rPr>
            <w:rFonts w:ascii="Arial" w:hAnsi="Arial" w:cs="Arial"/>
            <w:color w:val="1F1F1F"/>
          </w:rPr>
          <w:t>pod</w:t>
        </w:r>
        <w:proofErr w:type="spellEnd"/>
        <w:r>
          <w:rPr>
            <w:rFonts w:ascii="Arial" w:hAnsi="Arial" w:cs="Arial"/>
            <w:color w:val="1F1F1F"/>
          </w:rPr>
          <w:t xml:space="preserve"> do </w:t>
        </w:r>
        <w:proofErr w:type="spellStart"/>
        <w:r>
          <w:rPr>
            <w:rFonts w:ascii="Arial" w:hAnsi="Arial" w:cs="Arial"/>
            <w:color w:val="1F1F1F"/>
          </w:rPr>
          <w:t>provisionador</w:t>
        </w:r>
        <w:proofErr w:type="spellEnd"/>
        <w:r>
          <w:rPr>
            <w:rFonts w:ascii="Arial" w:hAnsi="Arial" w:cs="Arial"/>
            <w:color w:val="1F1F1F"/>
          </w:rPr>
          <w:t xml:space="preserve"> para forçar a leitura da nova configuração:</w:t>
        </w:r>
      </w:ins>
    </w:p>
    <w:p w:rsidR="00D52A50" w:rsidRPr="00D52A50" w:rsidRDefault="00D52A50" w:rsidP="00D52A50">
      <w:pPr>
        <w:ind w:left="720"/>
        <w:rPr>
          <w:ins w:id="561" w:author="Regis Ribeiro" w:date="2026-05-19T11:03:00Z"/>
          <w:rFonts w:ascii="Arial" w:hAnsi="Arial" w:cs="Arial"/>
          <w:color w:val="444746"/>
          <w:lang w:val="en-US"/>
          <w:rPrChange w:id="562" w:author="Regis Ribeiro" w:date="2026-05-19T11:03:00Z">
            <w:rPr>
              <w:ins w:id="563" w:author="Regis Ribeiro" w:date="2026-05-19T11:03:00Z"/>
              <w:rFonts w:ascii="Arial" w:hAnsi="Arial" w:cs="Arial"/>
              <w:color w:val="444746"/>
            </w:rPr>
          </w:rPrChange>
        </w:rPr>
      </w:pPr>
      <w:ins w:id="564" w:author="Regis Ribeiro" w:date="2026-05-19T11:03:00Z">
        <w:r w:rsidRPr="00D52A50">
          <w:rPr>
            <w:rStyle w:val="ng-tns-c512698880-148"/>
            <w:rFonts w:ascii="Arial" w:hAnsi="Arial" w:cs="Arial"/>
            <w:color w:val="444746"/>
            <w:bdr w:val="none" w:sz="0" w:space="0" w:color="auto" w:frame="1"/>
            <w:lang w:val="en-US"/>
            <w:rPrChange w:id="565" w:author="Regis Ribeiro" w:date="2026-05-19T11:03:00Z">
              <w:rPr>
                <w:rStyle w:val="ng-tns-c512698880-148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lastRenderedPageBreak/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566" w:author="Regis Ribeiro" w:date="2026-05-19T11:03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567" w:author="Regis Ribeiro" w:date="2026-05-19T11:03:00Z">
            <w:rPr>
              <w:ins w:id="568" w:author="Regis Ribeiro" w:date="2026-05-19T11:03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569" w:author="Regis Ribeiro" w:date="2026-05-19T11:03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70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71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delete pod -l app=local-path-provisioner -n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72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573" w:author="Regis Ribeiro" w:date="2026-05-19T11:03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-system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74" w:author="Regis Ribeiro" w:date="2026-05-19T11:03:00Z"/>
          <w:rFonts w:ascii="Arial" w:hAnsi="Arial" w:cs="Arial"/>
          <w:color w:val="1F1F1F"/>
        </w:rPr>
      </w:pPr>
      <w:ins w:id="575" w:author="Regis Ribeiro" w:date="2026-05-19T11:03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(A partir deste momento, qualquer novo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pod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que solicitar armazenamento receberá automaticamente uma pasta isolada e de alta velocidade dentro do SSD 2).</w:t>
        </w:r>
      </w:ins>
    </w:p>
    <w:p w:rsidR="00D52A50" w:rsidRDefault="00A2413E" w:rsidP="00D52A50">
      <w:pPr>
        <w:spacing w:after="120"/>
        <w:rPr>
          <w:ins w:id="576" w:author="Regis Ribeiro" w:date="2026-05-19T11:03:00Z"/>
          <w:rFonts w:ascii="Arial" w:hAnsi="Arial" w:cs="Arial"/>
          <w:color w:val="1F1F1F"/>
        </w:rPr>
      </w:pPr>
      <w:ins w:id="577" w:author="Regis Ribeiro" w:date="2026-05-19T11:03:00Z">
        <w:r>
          <w:rPr>
            <w:rFonts w:ascii="Arial" w:hAnsi="Arial" w:cs="Arial"/>
            <w:noProof/>
            <w:color w:val="1F1F1F"/>
          </w:rPr>
          <w:pict>
            <v:rect id="_x0000_i1029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78" w:author="Regis Ribeiro" w:date="2026-05-19T11:03:00Z"/>
          <w:rFonts w:ascii="Arial" w:hAnsi="Arial" w:cs="Arial"/>
          <w:color w:val="1F1F1F"/>
        </w:rPr>
      </w:pPr>
      <w:ins w:id="579" w:author="Regis Ribeiro" w:date="2026-05-19T11:03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Nota Estratégica:</w:t>
        </w:r>
        <w:r>
          <w:rPr>
            <w:rFonts w:ascii="Arial" w:hAnsi="Arial" w:cs="Arial"/>
            <w:color w:val="1F1F1F"/>
          </w:rPr>
          <w:t xml:space="preserve"> A alteração do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Local Path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Provisioner</w:t>
        </w:r>
        <w:proofErr w:type="spellEnd"/>
        <w:r>
          <w:rPr>
            <w:rFonts w:ascii="Arial" w:hAnsi="Arial" w:cs="Arial"/>
            <w:color w:val="1F1F1F"/>
          </w:rPr>
          <w:t xml:space="preserve"> feita no Passo 18.3 afeta apenas os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novos</w:t>
        </w:r>
        <w:r>
          <w:rPr>
            <w:rFonts w:ascii="Arial" w:hAnsi="Arial" w:cs="Arial"/>
            <w:color w:val="1F1F1F"/>
          </w:rPr>
          <w:t xml:space="preserve"> </w:t>
        </w:r>
        <w:proofErr w:type="spellStart"/>
        <w:r>
          <w:rPr>
            <w:rFonts w:ascii="Arial" w:hAnsi="Arial" w:cs="Arial"/>
            <w:color w:val="1F1F1F"/>
          </w:rPr>
          <w:t>PVCs</w:t>
        </w:r>
        <w:proofErr w:type="spellEnd"/>
        <w:r>
          <w:rPr>
            <w:rFonts w:ascii="Arial" w:hAnsi="Arial" w:cs="Arial"/>
            <w:color w:val="1F1F1F"/>
          </w:rPr>
          <w:t>. O seu PostgreSQL atual, que já está rodando, continuará no SSD 1 até que os dados sejam movidos.</w:t>
        </w:r>
      </w:ins>
    </w:p>
    <w:p w:rsidR="00D52A50" w:rsidRDefault="00A2413E" w:rsidP="00D52A50">
      <w:pPr>
        <w:spacing w:after="120"/>
        <w:rPr>
          <w:ins w:id="580" w:author="Regis Ribeiro" w:date="2026-05-19T11:06:00Z"/>
          <w:rFonts w:ascii="Arial" w:hAnsi="Arial" w:cs="Arial"/>
          <w:color w:val="1F1F1F"/>
        </w:rPr>
      </w:pPr>
      <w:ins w:id="581" w:author="Regis Ribeiro" w:date="2026-05-19T11:06:00Z">
        <w:r>
          <w:rPr>
            <w:rFonts w:ascii="Arial" w:hAnsi="Arial" w:cs="Arial"/>
            <w:noProof/>
            <w:color w:val="1F1F1F"/>
          </w:rPr>
          <w:pict>
            <v:rect id="_x0000_i1028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Ttulo3"/>
        <w:spacing w:before="0" w:after="120"/>
        <w:rPr>
          <w:ins w:id="582" w:author="Regis Ribeiro" w:date="2026-05-19T11:06:00Z"/>
          <w:color w:val="1F1F1F"/>
        </w:rPr>
      </w:pPr>
      <w:ins w:id="583" w:author="Regis Ribeiro" w:date="2026-05-19T11:06:00Z">
        <w:r>
          <w:rPr>
            <w:color w:val="1F1F1F"/>
          </w:rPr>
          <w:t xml:space="preserve">18.4. Migração Transparente de Dados (PostgreSQL e </w:t>
        </w:r>
        <w:proofErr w:type="spellStart"/>
        <w:r>
          <w:rPr>
            <w:color w:val="1F1F1F"/>
          </w:rPr>
          <w:t>Vault</w:t>
        </w:r>
        <w:proofErr w:type="spellEnd"/>
        <w:r>
          <w:rPr>
            <w:color w:val="1F1F1F"/>
          </w:rPr>
          <w:t>) para SSD Dedicado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84" w:author="Regis Ribeiro" w:date="2026-05-19T11:06:00Z"/>
          <w:rFonts w:ascii="Arial" w:hAnsi="Arial" w:cs="Arial"/>
          <w:color w:val="1F1F1F"/>
        </w:rPr>
      </w:pPr>
      <w:ins w:id="585" w:author="Regis Ribeiro" w:date="2026-05-19T11:06:00Z">
        <w:r>
          <w:rPr>
            <w:rFonts w:ascii="Arial" w:hAnsi="Arial" w:cs="Arial"/>
            <w:color w:val="1F1F1F"/>
          </w:rPr>
          <w:t xml:space="preserve">Este procedimento formata o SSD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 secundário e migra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Persistent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Volumes</w:t>
        </w:r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Fonts w:ascii="Arial" w:hAnsi="Arial" w:cs="Arial"/>
            <w:color w:val="1F1F1F"/>
          </w:rPr>
          <w:t>PVCs</w:t>
        </w:r>
        <w:proofErr w:type="spellEnd"/>
        <w:r>
          <w:rPr>
            <w:rFonts w:ascii="Arial" w:hAnsi="Arial" w:cs="Arial"/>
            <w:color w:val="1F1F1F"/>
          </w:rPr>
          <w:t xml:space="preserve">) do cluster de forma transparente. Ao utilizar a técnica de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Direct Mount</w:t>
        </w:r>
        <w:r>
          <w:rPr>
            <w:rFonts w:ascii="Arial" w:hAnsi="Arial" w:cs="Arial"/>
            <w:color w:val="1F1F1F"/>
          </w:rPr>
          <w:t xml:space="preserve">, garantimos que os </w:t>
        </w:r>
        <w:proofErr w:type="spellStart"/>
        <w:r>
          <w:rPr>
            <w:rFonts w:ascii="Arial" w:hAnsi="Arial" w:cs="Arial"/>
            <w:color w:val="1F1F1F"/>
          </w:rPr>
          <w:t>pods</w:t>
        </w:r>
        <w:proofErr w:type="spellEnd"/>
        <w:r>
          <w:rPr>
            <w:rFonts w:ascii="Arial" w:hAnsi="Arial" w:cs="Arial"/>
            <w:color w:val="1F1F1F"/>
          </w:rPr>
          <w:t xml:space="preserve"> do banco de dados e do cofre de senhas continuem operando sem exigir reconfiguração no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586" w:author="Regis Ribeiro" w:date="2026-05-19T11:06:00Z"/>
          <w:rFonts w:ascii="Arial" w:hAnsi="Arial" w:cs="Arial"/>
          <w:color w:val="1F1F1F"/>
        </w:rPr>
      </w:pPr>
      <w:ins w:id="587" w:author="Regis Ribeiro" w:date="2026-05-19T11:06:00Z">
        <w:r>
          <w:rPr>
            <w:rFonts w:ascii="Apple Color Emoji" w:hAnsi="Apple Color Emoji" w:cs="Apple Color Emoji"/>
            <w:color w:val="1F1F1F"/>
          </w:rPr>
          <w:t>⚠️</w:t>
        </w:r>
        <w:r>
          <w:rPr>
            <w:rFonts w:ascii="Arial" w:hAnsi="Arial" w:cs="Arial"/>
            <w:color w:val="1F1F1F"/>
          </w:rPr>
          <w:t xml:space="preserve">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Pré-requisito Crítico:</w:t>
        </w:r>
        <w:r>
          <w:rPr>
            <w:rFonts w:ascii="Arial" w:hAnsi="Arial" w:cs="Arial"/>
            <w:color w:val="1F1F1F"/>
          </w:rPr>
          <w:t xml:space="preserve"> Certifique-se de que todos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Worker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Nodes</w:t>
        </w:r>
        <w:r>
          <w:rPr>
            <w:rFonts w:ascii="Arial" w:hAnsi="Arial" w:cs="Arial"/>
            <w:color w:val="1F1F1F"/>
          </w:rPr>
          <w:t xml:space="preserve"> estão desligados (como já estão neste momento) para evitar corrupção de dados em trânsito.</w:t>
        </w:r>
      </w:ins>
    </w:p>
    <w:p w:rsidR="00D52A50" w:rsidRDefault="00D52A50" w:rsidP="00D52A50">
      <w:pPr>
        <w:pStyle w:val="Ttulo4"/>
        <w:spacing w:after="120"/>
        <w:rPr>
          <w:ins w:id="588" w:author="Regis Ribeiro" w:date="2026-05-19T11:06:00Z"/>
          <w:color w:val="1F1F1F"/>
        </w:rPr>
      </w:pPr>
      <w:ins w:id="589" w:author="Regis Ribeiro" w:date="2026-05-19T11:06:00Z">
        <w:r>
          <w:rPr>
            <w:color w:val="1F1F1F"/>
          </w:rPr>
          <w:t>Passo 1: Identificar e Formatar o Novo SSD</w:t>
        </w:r>
      </w:ins>
    </w:p>
    <w:p w:rsidR="00D52A50" w:rsidRDefault="00D52A50" w:rsidP="00D52A50">
      <w:pPr>
        <w:pStyle w:val="NormalWeb"/>
        <w:numPr>
          <w:ilvl w:val="0"/>
          <w:numId w:val="12"/>
        </w:numPr>
        <w:spacing w:before="0" w:beforeAutospacing="0" w:after="0" w:afterAutospacing="0"/>
        <w:rPr>
          <w:ins w:id="590" w:author="Regis Ribeiro" w:date="2026-05-19T11:06:00Z"/>
          <w:rFonts w:ascii="Arial" w:hAnsi="Arial" w:cs="Arial"/>
          <w:color w:val="1F1F1F"/>
        </w:rPr>
      </w:pPr>
      <w:ins w:id="591" w:author="Regis Ribeiro" w:date="2026-05-19T11:06:00Z">
        <w:r>
          <w:rPr>
            <w:rFonts w:ascii="Arial" w:hAnsi="Arial" w:cs="Arial"/>
            <w:color w:val="1F1F1F"/>
          </w:rPr>
          <w:t>No terminal do Master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pi-srv5</w:t>
        </w:r>
        <w:r>
          <w:rPr>
            <w:rFonts w:ascii="Arial" w:hAnsi="Arial" w:cs="Arial"/>
            <w:color w:val="1F1F1F"/>
          </w:rPr>
          <w:t>), liste os discos para identificar o novo SSD:</w:t>
        </w:r>
      </w:ins>
    </w:p>
    <w:p w:rsidR="00D52A50" w:rsidRDefault="00D52A50" w:rsidP="00D52A50">
      <w:pPr>
        <w:ind w:left="720"/>
        <w:rPr>
          <w:ins w:id="592" w:author="Regis Ribeiro" w:date="2026-05-19T11:06:00Z"/>
          <w:rFonts w:ascii="Arial" w:hAnsi="Arial" w:cs="Arial"/>
          <w:color w:val="444746"/>
        </w:rPr>
      </w:pPr>
      <w:proofErr w:type="spellStart"/>
      <w:ins w:id="593" w:author="Regis Ribeiro" w:date="2026-05-19T11:06:00Z">
        <w:r>
          <w:rPr>
            <w:rStyle w:val="ng-tns-c512698880-149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594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595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lsblk</w:t>
        </w:r>
        <w:proofErr w:type="spellEnd"/>
      </w:ins>
    </w:p>
    <w:p w:rsidR="00D52A50" w:rsidRDefault="00D52A50" w:rsidP="00D52A50">
      <w:pPr>
        <w:pStyle w:val="NormalWeb"/>
        <w:spacing w:before="0" w:beforeAutospacing="0" w:after="0" w:afterAutospacing="0"/>
        <w:ind w:left="720"/>
        <w:rPr>
          <w:ins w:id="596" w:author="Regis Ribeiro" w:date="2026-05-19T11:06:00Z"/>
          <w:rFonts w:ascii="Arial" w:hAnsi="Arial" w:cs="Arial"/>
          <w:color w:val="1F1F1F"/>
        </w:rPr>
      </w:pPr>
      <w:ins w:id="597" w:author="Regis Ribeiro" w:date="2026-05-19T11:06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(Você verá o disco de boot, geralmente </w:t>
        </w:r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nvme0n1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, com várias partições. O novo SSD de 128GB deve aparecer como </w:t>
        </w:r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nvme1n1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sem partições. Vamos assumir </w:t>
        </w:r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nvme1n1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nos próximos comandos. Caso o seu seja diferente, ajuste o comando).</w:t>
        </w:r>
      </w:ins>
    </w:p>
    <w:p w:rsidR="00D52A50" w:rsidRDefault="00D52A50" w:rsidP="00D52A50">
      <w:pPr>
        <w:pStyle w:val="NormalWeb"/>
        <w:numPr>
          <w:ilvl w:val="0"/>
          <w:numId w:val="12"/>
        </w:numPr>
        <w:spacing w:before="0" w:beforeAutospacing="0" w:after="150" w:afterAutospacing="0"/>
        <w:rPr>
          <w:ins w:id="598" w:author="Regis Ribeiro" w:date="2026-05-19T11:06:00Z"/>
          <w:rFonts w:ascii="Arial" w:hAnsi="Arial" w:cs="Arial"/>
          <w:color w:val="1F1F1F"/>
        </w:rPr>
      </w:pPr>
      <w:ins w:id="599" w:author="Regis Ribeiro" w:date="2026-05-19T11:06:00Z">
        <w:r>
          <w:rPr>
            <w:rFonts w:ascii="Arial" w:hAnsi="Arial" w:cs="Arial"/>
            <w:color w:val="1F1F1F"/>
          </w:rPr>
          <w:t>Formate o novo SSD com o sistema de arquivos ext4:</w:t>
        </w:r>
      </w:ins>
    </w:p>
    <w:p w:rsidR="00D52A50" w:rsidRDefault="00D52A50" w:rsidP="00D52A50">
      <w:pPr>
        <w:ind w:left="720"/>
        <w:rPr>
          <w:ins w:id="600" w:author="Regis Ribeiro" w:date="2026-05-19T11:06:00Z"/>
          <w:rFonts w:ascii="Arial" w:hAnsi="Arial" w:cs="Arial"/>
          <w:color w:val="444746"/>
        </w:rPr>
      </w:pPr>
      <w:proofErr w:type="spellStart"/>
      <w:ins w:id="601" w:author="Regis Ribeiro" w:date="2026-05-19T11:06:00Z">
        <w:r>
          <w:rPr>
            <w:rStyle w:val="ng-tns-c512698880-150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602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603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gram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mkfs.ext</w:t>
        </w:r>
        <w:proofErr w:type="gram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4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/nvme1n1</w:t>
        </w:r>
      </w:ins>
    </w:p>
    <w:p w:rsidR="00D52A50" w:rsidRDefault="00D52A50" w:rsidP="00D52A50">
      <w:pPr>
        <w:pStyle w:val="Ttulo4"/>
        <w:spacing w:after="120"/>
        <w:rPr>
          <w:ins w:id="604" w:author="Regis Ribeiro" w:date="2026-05-19T11:06:00Z"/>
          <w:color w:val="1F1F1F"/>
        </w:rPr>
      </w:pPr>
      <w:ins w:id="605" w:author="Regis Ribeiro" w:date="2026-05-19T11:06:00Z">
        <w:r>
          <w:rPr>
            <w:color w:val="1F1F1F"/>
          </w:rPr>
          <w:t xml:space="preserve">Passo 2: Parar o Motor do </w:t>
        </w:r>
        <w:proofErr w:type="spellStart"/>
        <w:r>
          <w:rPr>
            <w:color w:val="1F1F1F"/>
          </w:rPr>
          <w:t>Kubernetes</w:t>
        </w:r>
        <w:proofErr w:type="spellEnd"/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606" w:author="Regis Ribeiro" w:date="2026-05-19T11:06:00Z"/>
          <w:rFonts w:ascii="Arial" w:hAnsi="Arial" w:cs="Arial"/>
          <w:color w:val="1F1F1F"/>
        </w:rPr>
      </w:pPr>
      <w:ins w:id="607" w:author="Regis Ribeiro" w:date="2026-05-19T11:06:00Z">
        <w:r>
          <w:rPr>
            <w:rFonts w:ascii="Arial" w:hAnsi="Arial" w:cs="Arial"/>
            <w:color w:val="1F1F1F"/>
          </w:rPr>
          <w:t>Para garantir que nenhum arquivo seja modificado durante a cópia, pare o serviço do K3s no Master:</w:t>
        </w:r>
      </w:ins>
    </w:p>
    <w:p w:rsidR="00D52A50" w:rsidRDefault="00D52A50" w:rsidP="00D52A50">
      <w:pPr>
        <w:rPr>
          <w:ins w:id="608" w:author="Regis Ribeiro" w:date="2026-05-19T11:06:00Z"/>
          <w:rFonts w:ascii="Arial" w:hAnsi="Arial" w:cs="Arial"/>
          <w:color w:val="444746"/>
        </w:rPr>
      </w:pPr>
      <w:proofErr w:type="spellStart"/>
      <w:ins w:id="609" w:author="Regis Ribeiro" w:date="2026-05-19T11:06:00Z">
        <w:r>
          <w:rPr>
            <w:rStyle w:val="ng-tns-c512698880-151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610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611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systemctl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stop k3s</w:t>
        </w:r>
      </w:ins>
    </w:p>
    <w:p w:rsidR="00D52A50" w:rsidRDefault="00D52A50" w:rsidP="00D52A50">
      <w:pPr>
        <w:pStyle w:val="Ttulo4"/>
        <w:spacing w:after="120"/>
        <w:rPr>
          <w:ins w:id="612" w:author="Regis Ribeiro" w:date="2026-05-19T11:06:00Z"/>
          <w:color w:val="1F1F1F"/>
        </w:rPr>
      </w:pPr>
      <w:ins w:id="613" w:author="Regis Ribeiro" w:date="2026-05-19T11:06:00Z">
        <w:r>
          <w:rPr>
            <w:color w:val="1F1F1F"/>
          </w:rPr>
          <w:t>Passo 3: Montagem Temporária e Cópia Segura (</w:t>
        </w:r>
        <w:proofErr w:type="spellStart"/>
        <w:r>
          <w:rPr>
            <w:color w:val="1F1F1F"/>
          </w:rPr>
          <w:t>Rsync</w:t>
        </w:r>
        <w:proofErr w:type="spellEnd"/>
        <w:r>
          <w:rPr>
            <w:color w:val="1F1F1F"/>
          </w:rPr>
          <w:t>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614" w:author="Regis Ribeiro" w:date="2026-05-19T11:06:00Z"/>
          <w:rFonts w:ascii="Arial" w:hAnsi="Arial" w:cs="Arial"/>
          <w:color w:val="1F1F1F"/>
        </w:rPr>
      </w:pPr>
      <w:ins w:id="615" w:author="Regis Ribeiro" w:date="2026-05-19T11:06:00Z">
        <w:r>
          <w:rPr>
            <w:rFonts w:ascii="Arial" w:hAnsi="Arial" w:cs="Arial"/>
            <w:color w:val="1F1F1F"/>
          </w:rPr>
          <w:t xml:space="preserve">Usaremos o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rsync</w:t>
        </w:r>
        <w:proofErr w:type="spellEnd"/>
        <w:r>
          <w:rPr>
            <w:rFonts w:ascii="Arial" w:hAnsi="Arial" w:cs="Arial"/>
            <w:color w:val="1F1F1F"/>
          </w:rPr>
          <w:t xml:space="preserve"> com as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flags</w:t>
        </w:r>
        <w:r>
          <w:rPr>
            <w:rFonts w:ascii="Arial" w:hAnsi="Arial" w:cs="Arial"/>
            <w:color w:val="1F1F1F"/>
          </w:rPr>
          <w:t xml:space="preserve">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-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aXv</w:t>
        </w:r>
        <w:proofErr w:type="spellEnd"/>
        <w:r>
          <w:rPr>
            <w:rFonts w:ascii="Arial" w:hAnsi="Arial" w:cs="Arial"/>
            <w:color w:val="1F1F1F"/>
          </w:rPr>
          <w:t xml:space="preserve"> para garantir que todas as permissões, donos de arquivos (UID/GID) e atributos estendidos do PostgreSQL sejam copiados perfeitamente.</w:t>
        </w:r>
      </w:ins>
    </w:p>
    <w:p w:rsidR="00D52A50" w:rsidRDefault="00D52A50" w:rsidP="00D52A50">
      <w:pPr>
        <w:pStyle w:val="NormalWeb"/>
        <w:numPr>
          <w:ilvl w:val="0"/>
          <w:numId w:val="13"/>
        </w:numPr>
        <w:spacing w:before="0" w:beforeAutospacing="0" w:after="150" w:afterAutospacing="0"/>
        <w:rPr>
          <w:ins w:id="616" w:author="Regis Ribeiro" w:date="2026-05-19T11:06:00Z"/>
          <w:rFonts w:ascii="Arial" w:hAnsi="Arial" w:cs="Arial"/>
          <w:color w:val="1F1F1F"/>
        </w:rPr>
      </w:pPr>
      <w:ins w:id="617" w:author="Regis Ribeiro" w:date="2026-05-19T11:06:00Z">
        <w:r>
          <w:rPr>
            <w:rFonts w:ascii="Arial" w:hAnsi="Arial" w:cs="Arial"/>
            <w:color w:val="1F1F1F"/>
          </w:rPr>
          <w:t>Crie uma pasta temporária e monte o novo SSD nela:</w:t>
        </w:r>
      </w:ins>
    </w:p>
    <w:p w:rsidR="00D52A50" w:rsidRPr="00D52A50" w:rsidRDefault="00D52A50" w:rsidP="00D52A50">
      <w:pPr>
        <w:ind w:left="720"/>
        <w:rPr>
          <w:ins w:id="618" w:author="Regis Ribeiro" w:date="2026-05-19T11:06:00Z"/>
          <w:rFonts w:ascii="Arial" w:hAnsi="Arial" w:cs="Arial"/>
          <w:color w:val="444746"/>
          <w:lang w:val="en-US"/>
          <w:rPrChange w:id="619" w:author="Regis Ribeiro" w:date="2026-05-19T11:06:00Z">
            <w:rPr>
              <w:ins w:id="620" w:author="Regis Ribeiro" w:date="2026-05-19T11:06:00Z"/>
              <w:rFonts w:ascii="Arial" w:hAnsi="Arial" w:cs="Arial"/>
              <w:color w:val="444746"/>
            </w:rPr>
          </w:rPrChange>
        </w:rPr>
      </w:pPr>
      <w:ins w:id="621" w:author="Regis Ribeiro" w:date="2026-05-19T11:06:00Z">
        <w:r w:rsidRPr="00D52A50">
          <w:rPr>
            <w:rStyle w:val="ng-tns-c512698880-152"/>
            <w:rFonts w:ascii="Arial" w:hAnsi="Arial" w:cs="Arial"/>
            <w:color w:val="444746"/>
            <w:bdr w:val="none" w:sz="0" w:space="0" w:color="auto" w:frame="1"/>
            <w:lang w:val="en-US"/>
            <w:rPrChange w:id="622" w:author="Regis Ribeiro" w:date="2026-05-19T11:06:00Z">
              <w:rPr>
                <w:rStyle w:val="ng-tns-c512698880-152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623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24" w:author="Regis Ribeiro" w:date="2026-05-19T11:06:00Z">
            <w:rPr>
              <w:ins w:id="625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626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27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28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29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mkdir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0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-p 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1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mnt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2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3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temp_ssd</w:t>
        </w:r>
        <w:proofErr w:type="spellEnd"/>
      </w:ins>
    </w:p>
    <w:p w:rsidR="00D52A50" w:rsidRPr="00D52A50" w:rsidRDefault="00D52A50" w:rsidP="00D52A50">
      <w:pPr>
        <w:pStyle w:val="Pr-formataoHTML"/>
        <w:ind w:left="720"/>
        <w:rPr>
          <w:ins w:id="634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35" w:author="Regis Ribeiro" w:date="2026-05-19T11:06:00Z">
            <w:rPr>
              <w:ins w:id="636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637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8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39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mount /dev/nvme1n1 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40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mnt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41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42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temp_ssd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13"/>
        </w:numPr>
        <w:spacing w:before="0" w:beforeAutospacing="0" w:after="150" w:afterAutospacing="0"/>
        <w:rPr>
          <w:ins w:id="643" w:author="Regis Ribeiro" w:date="2026-05-19T11:06:00Z"/>
          <w:rFonts w:ascii="Arial" w:hAnsi="Arial" w:cs="Arial"/>
          <w:color w:val="1F1F1F"/>
        </w:rPr>
      </w:pPr>
      <w:ins w:id="644" w:author="Regis Ribeiro" w:date="2026-05-19T11:06:00Z">
        <w:r>
          <w:rPr>
            <w:rFonts w:ascii="Arial" w:hAnsi="Arial" w:cs="Arial"/>
            <w:color w:val="1F1F1F"/>
          </w:rPr>
          <w:t xml:space="preserve">Execute a cópia exata dos dados do </w:t>
        </w:r>
        <w:proofErr w:type="spellStart"/>
        <w:r>
          <w:rPr>
            <w:rFonts w:ascii="Arial" w:hAnsi="Arial" w:cs="Arial"/>
            <w:color w:val="1F1F1F"/>
          </w:rPr>
          <w:t>provisionador</w:t>
        </w:r>
        <w:proofErr w:type="spellEnd"/>
        <w:r>
          <w:rPr>
            <w:rFonts w:ascii="Arial" w:hAnsi="Arial" w:cs="Arial"/>
            <w:color w:val="1F1F1F"/>
          </w:rPr>
          <w:t xml:space="preserve"> padrão do K3s para o novo disco:</w:t>
        </w:r>
      </w:ins>
    </w:p>
    <w:p w:rsidR="00D52A50" w:rsidRPr="00D52A50" w:rsidRDefault="00D52A50" w:rsidP="00D52A50">
      <w:pPr>
        <w:ind w:left="720"/>
        <w:rPr>
          <w:ins w:id="645" w:author="Regis Ribeiro" w:date="2026-05-19T11:06:00Z"/>
          <w:rFonts w:ascii="Arial" w:hAnsi="Arial" w:cs="Arial"/>
          <w:color w:val="444746"/>
          <w:lang w:val="en-US"/>
          <w:rPrChange w:id="646" w:author="Regis Ribeiro" w:date="2026-05-19T11:06:00Z">
            <w:rPr>
              <w:ins w:id="647" w:author="Regis Ribeiro" w:date="2026-05-19T11:06:00Z"/>
              <w:rFonts w:ascii="Arial" w:hAnsi="Arial" w:cs="Arial"/>
              <w:color w:val="444746"/>
            </w:rPr>
          </w:rPrChange>
        </w:rPr>
      </w:pPr>
      <w:ins w:id="648" w:author="Regis Ribeiro" w:date="2026-05-19T11:06:00Z">
        <w:r w:rsidRPr="00D52A50">
          <w:rPr>
            <w:rStyle w:val="ng-tns-c512698880-153"/>
            <w:rFonts w:ascii="Arial" w:hAnsi="Arial" w:cs="Arial"/>
            <w:color w:val="444746"/>
            <w:bdr w:val="none" w:sz="0" w:space="0" w:color="auto" w:frame="1"/>
            <w:lang w:val="en-US"/>
            <w:rPrChange w:id="649" w:author="Regis Ribeiro" w:date="2026-05-19T11:06:00Z">
              <w:rPr>
                <w:rStyle w:val="ng-tns-c512698880-153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650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51" w:author="Regis Ribeiro" w:date="2026-05-19T11:06:00Z">
            <w:rPr>
              <w:ins w:id="652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653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4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5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6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rsync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7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-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8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aXv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59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/var/lib/rancher/k3s/storage/ 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60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mnt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61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62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temp_ssd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63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/</w:t>
        </w:r>
      </w:ins>
    </w:p>
    <w:p w:rsidR="00D52A50" w:rsidRDefault="00D52A50" w:rsidP="00D52A50">
      <w:pPr>
        <w:pStyle w:val="NormalWeb"/>
        <w:numPr>
          <w:ilvl w:val="0"/>
          <w:numId w:val="13"/>
        </w:numPr>
        <w:spacing w:before="0" w:beforeAutospacing="0" w:after="150" w:afterAutospacing="0"/>
        <w:rPr>
          <w:ins w:id="664" w:author="Regis Ribeiro" w:date="2026-05-19T11:06:00Z"/>
          <w:rFonts w:ascii="Arial" w:hAnsi="Arial" w:cs="Arial"/>
          <w:color w:val="1F1F1F"/>
        </w:rPr>
      </w:pPr>
      <w:ins w:id="665" w:author="Regis Ribeiro" w:date="2026-05-19T11:06:00Z">
        <w:r>
          <w:rPr>
            <w:rFonts w:ascii="Arial" w:hAnsi="Arial" w:cs="Arial"/>
            <w:color w:val="1F1F1F"/>
          </w:rPr>
          <w:t>Após a cópia terminar, desmonte o SSD temporário:</w:t>
        </w:r>
      </w:ins>
    </w:p>
    <w:p w:rsidR="00D52A50" w:rsidRPr="00D52A50" w:rsidRDefault="00D52A50" w:rsidP="00D52A50">
      <w:pPr>
        <w:ind w:left="720"/>
        <w:rPr>
          <w:ins w:id="666" w:author="Regis Ribeiro" w:date="2026-05-19T11:06:00Z"/>
          <w:rFonts w:ascii="Arial" w:hAnsi="Arial" w:cs="Arial"/>
          <w:color w:val="444746"/>
          <w:lang w:val="en-US"/>
          <w:rPrChange w:id="667" w:author="Regis Ribeiro" w:date="2026-05-19T11:06:00Z">
            <w:rPr>
              <w:ins w:id="668" w:author="Regis Ribeiro" w:date="2026-05-19T11:06:00Z"/>
              <w:rFonts w:ascii="Arial" w:hAnsi="Arial" w:cs="Arial"/>
              <w:color w:val="444746"/>
            </w:rPr>
          </w:rPrChange>
        </w:rPr>
      </w:pPr>
      <w:ins w:id="669" w:author="Regis Ribeiro" w:date="2026-05-19T11:06:00Z">
        <w:r w:rsidRPr="00D52A50">
          <w:rPr>
            <w:rStyle w:val="ng-tns-c512698880-154"/>
            <w:rFonts w:ascii="Arial" w:hAnsi="Arial" w:cs="Arial"/>
            <w:color w:val="444746"/>
            <w:bdr w:val="none" w:sz="0" w:space="0" w:color="auto" w:frame="1"/>
            <w:lang w:val="en-US"/>
            <w:rPrChange w:id="670" w:author="Regis Ribeiro" w:date="2026-05-19T11:06:00Z">
              <w:rPr>
                <w:rStyle w:val="ng-tns-c512698880-154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lastRenderedPageBreak/>
          <w:t>Bash</w:t>
        </w:r>
      </w:ins>
    </w:p>
    <w:p w:rsidR="00D52A50" w:rsidRPr="00D52A50" w:rsidRDefault="00D52A50" w:rsidP="00D52A50">
      <w:pPr>
        <w:pStyle w:val="Pr-formataoHTML"/>
        <w:ind w:left="720"/>
        <w:rPr>
          <w:ins w:id="671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72" w:author="Regis Ribeiro" w:date="2026-05-19T11:06:00Z">
            <w:rPr>
              <w:ins w:id="673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674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5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6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7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umount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8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79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mnt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80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81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temp_ssd</w:t>
        </w:r>
        <w:proofErr w:type="spellEnd"/>
      </w:ins>
    </w:p>
    <w:p w:rsidR="00D52A50" w:rsidRDefault="00D52A50" w:rsidP="00D52A50">
      <w:pPr>
        <w:pStyle w:val="Ttulo4"/>
        <w:spacing w:after="120"/>
        <w:rPr>
          <w:ins w:id="682" w:author="Regis Ribeiro" w:date="2026-05-19T11:06:00Z"/>
          <w:color w:val="1F1F1F"/>
        </w:rPr>
      </w:pPr>
      <w:ins w:id="683" w:author="Regis Ribeiro" w:date="2026-05-19T11:06:00Z">
        <w:r>
          <w:rPr>
            <w:color w:val="1F1F1F"/>
          </w:rPr>
          <w:t>Passo 4: O "Pulo do Gato" (Troca de Diretórios)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684" w:author="Regis Ribeiro" w:date="2026-05-19T11:06:00Z"/>
          <w:rFonts w:ascii="Arial" w:hAnsi="Arial" w:cs="Arial"/>
          <w:color w:val="1F1F1F"/>
        </w:rPr>
      </w:pPr>
      <w:ins w:id="685" w:author="Regis Ribeiro" w:date="2026-05-19T11:06:00Z">
        <w:r>
          <w:rPr>
            <w:rFonts w:ascii="Arial" w:hAnsi="Arial" w:cs="Arial"/>
            <w:color w:val="1F1F1F"/>
          </w:rPr>
          <w:t>Vamos renomear a pasta antiga (para servir de backup de segurança) e criar uma nova pasta vazia com o mesmo nome para receber o SSD físico.</w:t>
        </w:r>
      </w:ins>
    </w:p>
    <w:p w:rsidR="00D52A50" w:rsidRPr="00D52A50" w:rsidRDefault="00D52A50" w:rsidP="00D52A50">
      <w:pPr>
        <w:rPr>
          <w:ins w:id="686" w:author="Regis Ribeiro" w:date="2026-05-19T11:06:00Z"/>
          <w:rFonts w:ascii="Arial" w:hAnsi="Arial" w:cs="Arial"/>
          <w:color w:val="444746"/>
          <w:lang w:val="en-US"/>
          <w:rPrChange w:id="687" w:author="Regis Ribeiro" w:date="2026-05-19T11:06:00Z">
            <w:rPr>
              <w:ins w:id="688" w:author="Regis Ribeiro" w:date="2026-05-19T11:06:00Z"/>
              <w:rFonts w:ascii="Arial" w:hAnsi="Arial" w:cs="Arial"/>
              <w:color w:val="444746"/>
            </w:rPr>
          </w:rPrChange>
        </w:rPr>
      </w:pPr>
      <w:ins w:id="689" w:author="Regis Ribeiro" w:date="2026-05-19T11:06:00Z">
        <w:r w:rsidRPr="00D52A50">
          <w:rPr>
            <w:rStyle w:val="ng-tns-c512698880-155"/>
            <w:rFonts w:ascii="Arial" w:hAnsi="Arial" w:cs="Arial"/>
            <w:color w:val="444746"/>
            <w:bdr w:val="none" w:sz="0" w:space="0" w:color="auto" w:frame="1"/>
            <w:lang w:val="en-US"/>
            <w:rPrChange w:id="690" w:author="Regis Ribeiro" w:date="2026-05-19T11:06:00Z">
              <w:rPr>
                <w:rStyle w:val="ng-tns-c512698880-155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rPr>
          <w:ins w:id="691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92" w:author="Regis Ribeiro" w:date="2026-05-19T11:06:00Z">
            <w:rPr>
              <w:ins w:id="693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694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95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96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mv /var/lib/rancher/k3s/storage /var/lib/rancher/k3s/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697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storage_backup</w:t>
        </w:r>
        <w:proofErr w:type="spellEnd"/>
      </w:ins>
    </w:p>
    <w:p w:rsidR="00D52A50" w:rsidRPr="00D52A50" w:rsidRDefault="00D52A50" w:rsidP="00D52A50">
      <w:pPr>
        <w:pStyle w:val="Pr-formataoHTML"/>
        <w:rPr>
          <w:ins w:id="698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699" w:author="Regis Ribeiro" w:date="2026-05-19T11:06:00Z">
            <w:rPr>
              <w:ins w:id="700" w:author="Regis Ribeiro" w:date="2026-05-19T11:06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701" w:author="Regis Ribeiro" w:date="2026-05-19T11:06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02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sudo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03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04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mkdir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05" w:author="Regis Ribeiro" w:date="2026-05-19T11:06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-p /var/lib/rancher/k3s/storage</w:t>
        </w:r>
      </w:ins>
    </w:p>
    <w:p w:rsidR="00D52A50" w:rsidRDefault="00D52A50" w:rsidP="00D52A50">
      <w:pPr>
        <w:pStyle w:val="Ttulo4"/>
        <w:spacing w:after="120"/>
        <w:rPr>
          <w:ins w:id="706" w:author="Regis Ribeiro" w:date="2026-05-19T11:06:00Z"/>
          <w:color w:val="1F1F1F"/>
        </w:rPr>
      </w:pPr>
      <w:ins w:id="707" w:author="Regis Ribeiro" w:date="2026-05-19T11:06:00Z">
        <w:r>
          <w:rPr>
            <w:color w:val="1F1F1F"/>
          </w:rPr>
          <w:t xml:space="preserve">Passo 5: Montagem Definitiva e </w:t>
        </w:r>
        <w:proofErr w:type="spellStart"/>
        <w:r>
          <w:rPr>
            <w:color w:val="1F1F1F"/>
          </w:rPr>
          <w:t>Fstab</w:t>
        </w:r>
        <w:proofErr w:type="spellEnd"/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708" w:author="Regis Ribeiro" w:date="2026-05-19T11:06:00Z"/>
          <w:rFonts w:ascii="Arial" w:hAnsi="Arial" w:cs="Arial"/>
          <w:color w:val="1F1F1F"/>
        </w:rPr>
      </w:pPr>
      <w:ins w:id="709" w:author="Regis Ribeiro" w:date="2026-05-19T11:06:00Z">
        <w:r>
          <w:rPr>
            <w:rFonts w:ascii="Arial" w:hAnsi="Arial" w:cs="Arial"/>
            <w:color w:val="1F1F1F"/>
          </w:rPr>
          <w:t xml:space="preserve">Vamos configurar o Linux para que o novo SSD seja montado automaticamente na pasta do K3s toda vez que o </w:t>
        </w:r>
        <w:proofErr w:type="spellStart"/>
        <w:r>
          <w:rPr>
            <w:rFonts w:ascii="Arial" w:hAnsi="Arial" w:cs="Arial"/>
            <w:color w:val="1F1F1F"/>
          </w:rPr>
          <w:t>Raspberry</w:t>
        </w:r>
        <w:proofErr w:type="spellEnd"/>
        <w:r>
          <w:rPr>
            <w:rFonts w:ascii="Arial" w:hAnsi="Arial" w:cs="Arial"/>
            <w:color w:val="1F1F1F"/>
          </w:rPr>
          <w:t xml:space="preserve"> Pi for ligado.</w:t>
        </w:r>
      </w:ins>
    </w:p>
    <w:p w:rsidR="00D52A50" w:rsidRDefault="00D52A50" w:rsidP="00D52A50">
      <w:pPr>
        <w:pStyle w:val="NormalWeb"/>
        <w:numPr>
          <w:ilvl w:val="0"/>
          <w:numId w:val="14"/>
        </w:numPr>
        <w:spacing w:before="0" w:beforeAutospacing="0" w:after="0" w:afterAutospacing="0"/>
        <w:rPr>
          <w:ins w:id="710" w:author="Regis Ribeiro" w:date="2026-05-19T11:06:00Z"/>
          <w:rFonts w:ascii="Arial" w:hAnsi="Arial" w:cs="Arial"/>
          <w:color w:val="1F1F1F"/>
        </w:rPr>
      </w:pPr>
      <w:ins w:id="711" w:author="Regis Ribeiro" w:date="2026-05-19T11:06:00Z">
        <w:r>
          <w:rPr>
            <w:rFonts w:ascii="Arial" w:hAnsi="Arial" w:cs="Arial"/>
            <w:color w:val="1F1F1F"/>
          </w:rPr>
          <w:t xml:space="preserve">Adicione a regra no arquivo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fstab</w:t>
        </w:r>
        <w:proofErr w:type="spellEnd"/>
        <w:r>
          <w:rPr>
            <w:rFonts w:ascii="Arial" w:hAnsi="Arial" w:cs="Arial"/>
            <w:color w:val="1F1F1F"/>
          </w:rPr>
          <w:t>:</w:t>
        </w:r>
      </w:ins>
    </w:p>
    <w:p w:rsidR="00D52A50" w:rsidRDefault="00D52A50" w:rsidP="00D52A50">
      <w:pPr>
        <w:ind w:left="720"/>
        <w:rPr>
          <w:ins w:id="712" w:author="Regis Ribeiro" w:date="2026-05-19T11:06:00Z"/>
          <w:rFonts w:ascii="Arial" w:hAnsi="Arial" w:cs="Arial"/>
          <w:color w:val="444746"/>
        </w:rPr>
      </w:pPr>
      <w:proofErr w:type="spellStart"/>
      <w:ins w:id="713" w:author="Regis Ribeiro" w:date="2026-05-19T11:06:00Z">
        <w:r>
          <w:rPr>
            <w:rStyle w:val="ng-tns-c512698880-156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714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715" w:author="Regis Ribeiro" w:date="2026-05-19T11:06:00Z">
        <w:r>
          <w:rPr>
            <w:rStyle w:val="hljs-builtin"/>
            <w:rFonts w:ascii="Arial" w:hAnsi="Arial" w:cs="Arial"/>
            <w:color w:val="1967D2"/>
            <w:sz w:val="21"/>
            <w:szCs w:val="21"/>
            <w:bdr w:val="none" w:sz="0" w:space="0" w:color="auto" w:frame="1"/>
          </w:rPr>
          <w:t>echo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'/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dev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/nvme1n1 /var/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lib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rancher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/k3s/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storage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 xml:space="preserve"> ext4 </w:t>
        </w:r>
        <w:proofErr w:type="spellStart"/>
        <w:proofErr w:type="gram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defaults,noatime</w:t>
        </w:r>
        <w:proofErr w:type="spellEnd"/>
        <w:proofErr w:type="gram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 xml:space="preserve"> 0 2'</w:t>
        </w:r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|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tee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fstab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14"/>
        </w:numPr>
        <w:spacing w:before="0" w:beforeAutospacing="0" w:after="150" w:afterAutospacing="0"/>
        <w:rPr>
          <w:ins w:id="716" w:author="Regis Ribeiro" w:date="2026-05-19T11:06:00Z"/>
          <w:rFonts w:ascii="Arial" w:hAnsi="Arial" w:cs="Arial"/>
          <w:color w:val="1F1F1F"/>
        </w:rPr>
      </w:pPr>
      <w:ins w:id="717" w:author="Regis Ribeiro" w:date="2026-05-19T11:06:00Z">
        <w:r>
          <w:rPr>
            <w:rFonts w:ascii="Arial" w:hAnsi="Arial" w:cs="Arial"/>
            <w:color w:val="1F1F1F"/>
          </w:rPr>
          <w:t>Monte a unidade para validar se a configuração está correta (se não retornar erro, está perfeito):</w:t>
        </w:r>
      </w:ins>
    </w:p>
    <w:p w:rsidR="00D52A50" w:rsidRDefault="00D52A50" w:rsidP="00D52A50">
      <w:pPr>
        <w:ind w:left="720"/>
        <w:rPr>
          <w:ins w:id="718" w:author="Regis Ribeiro" w:date="2026-05-19T11:06:00Z"/>
          <w:rFonts w:ascii="Arial" w:hAnsi="Arial" w:cs="Arial"/>
          <w:color w:val="444746"/>
        </w:rPr>
      </w:pPr>
      <w:proofErr w:type="spellStart"/>
      <w:ins w:id="719" w:author="Regis Ribeiro" w:date="2026-05-19T11:06:00Z">
        <w:r>
          <w:rPr>
            <w:rStyle w:val="ng-tns-c512698880-157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720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721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mount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</w:t>
        </w:r>
      </w:ins>
    </w:p>
    <w:p w:rsidR="00D52A50" w:rsidRDefault="00D52A50" w:rsidP="00D52A50">
      <w:pPr>
        <w:pStyle w:val="NormalWeb"/>
        <w:numPr>
          <w:ilvl w:val="0"/>
          <w:numId w:val="14"/>
        </w:numPr>
        <w:spacing w:before="0" w:beforeAutospacing="0" w:after="0" w:afterAutospacing="0"/>
        <w:rPr>
          <w:ins w:id="722" w:author="Regis Ribeiro" w:date="2026-05-19T11:06:00Z"/>
          <w:rFonts w:ascii="Arial" w:hAnsi="Arial" w:cs="Arial"/>
          <w:color w:val="1F1F1F"/>
        </w:rPr>
      </w:pPr>
      <w:ins w:id="723" w:author="Regis Ribeiro" w:date="2026-05-19T11:06:00Z">
        <w:r>
          <w:rPr>
            <w:rFonts w:ascii="Arial" w:hAnsi="Arial" w:cs="Arial"/>
            <w:color w:val="1F1F1F"/>
          </w:rPr>
          <w:t xml:space="preserve">Verifique se o SSD assumiu o espaço. Você deve ver 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nvme1n1</w:t>
        </w:r>
        <w:r>
          <w:rPr>
            <w:rFonts w:ascii="Arial" w:hAnsi="Arial" w:cs="Arial"/>
            <w:color w:val="1F1F1F"/>
          </w:rPr>
          <w:t xml:space="preserve"> montado em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rancher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/k3s/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storage</w:t>
        </w:r>
        <w:proofErr w:type="spellEnd"/>
        <w:r>
          <w:rPr>
            <w:rFonts w:ascii="Arial" w:hAnsi="Arial" w:cs="Arial"/>
            <w:color w:val="1F1F1F"/>
          </w:rPr>
          <w:t>:</w:t>
        </w:r>
      </w:ins>
    </w:p>
    <w:p w:rsidR="00D52A50" w:rsidRDefault="00D52A50" w:rsidP="00D52A50">
      <w:pPr>
        <w:ind w:left="720"/>
        <w:rPr>
          <w:ins w:id="724" w:author="Regis Ribeiro" w:date="2026-05-19T11:06:00Z"/>
          <w:rFonts w:ascii="Arial" w:hAnsi="Arial" w:cs="Arial"/>
          <w:color w:val="444746"/>
        </w:rPr>
      </w:pPr>
      <w:proofErr w:type="spellStart"/>
      <w:ins w:id="725" w:author="Regis Ribeiro" w:date="2026-05-19T11:06:00Z">
        <w:r>
          <w:rPr>
            <w:rStyle w:val="ng-tns-c512698880-158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726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727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df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-h |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grep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nvme</w:t>
        </w:r>
      </w:ins>
      <w:proofErr w:type="spellEnd"/>
    </w:p>
    <w:p w:rsidR="00D52A50" w:rsidRDefault="00D52A50" w:rsidP="00D52A50">
      <w:pPr>
        <w:pStyle w:val="Pr-formataoHTML"/>
        <w:ind w:left="720"/>
        <w:rPr>
          <w:ins w:id="728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:rsidR="00D52A50" w:rsidRDefault="00D52A50" w:rsidP="00D52A50">
      <w:pPr>
        <w:pStyle w:val="NormalWeb"/>
        <w:spacing w:before="0" w:beforeAutospacing="0" w:after="0" w:afterAutospacing="0"/>
        <w:rPr>
          <w:ins w:id="729" w:author="Regis Ribeiro" w:date="2026-05-19T11:09:00Z"/>
          <w:rFonts w:ascii="Arial" w:hAnsi="Arial" w:cs="Arial"/>
          <w:color w:val="1F1F1F"/>
        </w:rPr>
      </w:pPr>
      <w:ins w:id="730" w:author="Regis Ribeiro" w:date="2026-05-19T11:09:00Z">
        <w:r>
          <w:rPr>
            <w:rFonts w:ascii="Arial" w:hAnsi="Arial" w:cs="Arial"/>
            <w:color w:val="1F1F1F"/>
          </w:rPr>
          <w:t xml:space="preserve">Pelas evidências que você enviou, temos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duas excelentes notícias</w:t>
        </w:r>
        <w:r>
          <w:rPr>
            <w:rFonts w:ascii="Arial" w:hAnsi="Arial" w:cs="Arial"/>
            <w:color w:val="1F1F1F"/>
          </w:rPr>
          <w:t>:</w:t>
        </w:r>
      </w:ins>
    </w:p>
    <w:p w:rsidR="00D52A50" w:rsidRDefault="00D52A50" w:rsidP="00D52A50">
      <w:pPr>
        <w:pStyle w:val="NormalWeb"/>
        <w:numPr>
          <w:ilvl w:val="0"/>
          <w:numId w:val="16"/>
        </w:numPr>
        <w:spacing w:before="0" w:beforeAutospacing="0" w:after="0" w:afterAutospacing="0"/>
        <w:rPr>
          <w:ins w:id="731" w:author="Regis Ribeiro" w:date="2026-05-19T11:09:00Z"/>
          <w:rFonts w:ascii="Arial" w:hAnsi="Arial" w:cs="Arial"/>
          <w:color w:val="1F1F1F"/>
        </w:rPr>
      </w:pPr>
      <w:ins w:id="732" w:author="Regis Ribeiro" w:date="2026-05-19T11:09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O HPA está perfeitamente calibrado!</w:t>
        </w:r>
        <w:r>
          <w:rPr>
            <w:rFonts w:ascii="Arial" w:hAnsi="Arial" w:cs="Arial"/>
            <w:color w:val="1F1F1F"/>
          </w:rPr>
          <w:t xml:space="preserve"> A imagem mostra o HPA lendo o consumo atual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5% / 50%</w:t>
        </w:r>
        <w:r>
          <w:rPr>
            <w:rFonts w:ascii="Arial" w:hAnsi="Arial" w:cs="Arial"/>
            <w:color w:val="1F1F1F"/>
          </w:rPr>
          <w:t>) e mantendo o número de réplicas no mínimo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2</w:t>
        </w:r>
        <w:r>
          <w:rPr>
            <w:rFonts w:ascii="Arial" w:hAnsi="Arial" w:cs="Arial"/>
            <w:color w:val="1F1F1F"/>
          </w:rPr>
          <w:t xml:space="preserve">), sem surtos e sem estourar o limite de CPU. A crise do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cold start</w:t>
        </w:r>
        <w:r>
          <w:rPr>
            <w:rFonts w:ascii="Arial" w:hAnsi="Arial" w:cs="Arial"/>
            <w:color w:val="1F1F1F"/>
          </w:rPr>
          <w:t xml:space="preserve"> foi resolvida e a escala controlada funcionou maravilhosamente bem.</w:t>
        </w:r>
      </w:ins>
    </w:p>
    <w:p w:rsidR="00D52A50" w:rsidRDefault="00D52A50" w:rsidP="00D52A50">
      <w:pPr>
        <w:pStyle w:val="NormalWeb"/>
        <w:numPr>
          <w:ilvl w:val="0"/>
          <w:numId w:val="16"/>
        </w:numPr>
        <w:spacing w:before="0" w:beforeAutospacing="0" w:after="0" w:afterAutospacing="0"/>
        <w:rPr>
          <w:ins w:id="733" w:author="Regis Ribeiro" w:date="2026-05-19T11:09:00Z"/>
          <w:rFonts w:ascii="Arial" w:hAnsi="Arial" w:cs="Arial"/>
          <w:color w:val="1F1F1F"/>
        </w:rPr>
      </w:pPr>
      <w:ins w:id="734" w:author="Regis Ribeiro" w:date="2026-05-19T11:09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O SSD de 128GB está montado e operante!</w:t>
        </w:r>
        <w:r>
          <w:rPr>
            <w:rFonts w:ascii="Arial" w:hAnsi="Arial" w:cs="Arial"/>
            <w:color w:val="1F1F1F"/>
          </w:rPr>
          <w:t xml:space="preserve"> A saída do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df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-h</w:t>
        </w:r>
        <w:r>
          <w:rPr>
            <w:rFonts w:ascii="Arial" w:hAnsi="Arial" w:cs="Arial"/>
            <w:color w:val="1F1F1F"/>
          </w:rPr>
          <w:t xml:space="preserve"> mostra que a partição de 117G (o seu novo SSD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) foi montada com sucesso em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postgresql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/data</w:t>
        </w:r>
        <w:r>
          <w:rPr>
            <w:rFonts w:ascii="Arial" w:hAnsi="Arial" w:cs="Arial"/>
            <w:color w:val="1F1F1F"/>
          </w:rPr>
          <w:t xml:space="preserve"> (a pasta interna do banco de dados).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735" w:author="Regis Ribeiro" w:date="2026-05-19T11:09:00Z"/>
          <w:rFonts w:ascii="Arial" w:hAnsi="Arial" w:cs="Arial"/>
          <w:color w:val="1F1F1F"/>
        </w:rPr>
      </w:pPr>
      <w:ins w:id="736" w:author="Regis Ribeiro" w:date="2026-05-19T11:09:00Z">
        <w:r>
          <w:rPr>
            <w:rFonts w:ascii="Arial" w:hAnsi="Arial" w:cs="Arial"/>
            <w:color w:val="1F1F1F"/>
          </w:rPr>
          <w:t>O seu plano de ação foi executado com perfeição, e a estabilidade do cluster comprova isso.</w:t>
        </w:r>
      </w:ins>
    </w:p>
    <w:p w:rsidR="00D52A50" w:rsidRDefault="00D52A50" w:rsidP="00D52A50">
      <w:pPr>
        <w:pStyle w:val="Ttulo3"/>
        <w:spacing w:before="0" w:after="120"/>
        <w:rPr>
          <w:ins w:id="737" w:author="Regis Ribeiro" w:date="2026-05-19T11:09:00Z"/>
          <w:color w:val="1F1F1F"/>
        </w:rPr>
      </w:pPr>
      <w:ins w:id="738" w:author="Regis Ribeiro" w:date="2026-05-19T11:09:00Z">
        <w:r>
          <w:rPr>
            <w:color w:val="1F1F1F"/>
          </w:rPr>
          <w:t xml:space="preserve">O "Ponto de Atenção": A Dança das Letras (nvme0 </w:t>
        </w:r>
        <w:proofErr w:type="spellStart"/>
        <w:r>
          <w:rPr>
            <w:color w:val="1F1F1F"/>
          </w:rPr>
          <w:t>vs</w:t>
        </w:r>
        <w:proofErr w:type="spellEnd"/>
        <w:r>
          <w:rPr>
            <w:color w:val="1F1F1F"/>
          </w:rPr>
          <w:t xml:space="preserve"> nvme1)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39" w:author="Regis Ribeiro" w:date="2026-05-19T11:09:00Z"/>
          <w:rFonts w:ascii="Arial" w:hAnsi="Arial" w:cs="Arial"/>
          <w:color w:val="1F1F1F"/>
        </w:rPr>
      </w:pPr>
      <w:ins w:id="740" w:author="Regis Ribeiro" w:date="2026-05-19T11:09:00Z">
        <w:r>
          <w:rPr>
            <w:rFonts w:ascii="Arial" w:hAnsi="Arial" w:cs="Arial"/>
            <w:color w:val="1F1F1F"/>
          </w:rPr>
          <w:t xml:space="preserve">Você observou de forma muito atenta que o seu novo disco assumiu o identificador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nvme0n1</w:t>
        </w:r>
        <w:r>
          <w:rPr>
            <w:rFonts w:ascii="Arial" w:hAnsi="Arial" w:cs="Arial"/>
            <w:color w:val="1F1F1F"/>
          </w:rPr>
          <w:t xml:space="preserve">, enquanto o disco de boot (antigo) assumiu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nvme1n1</w:t>
        </w:r>
        <w:r>
          <w:rPr>
            <w:rFonts w:ascii="Arial" w:hAnsi="Arial" w:cs="Arial"/>
            <w:color w:val="1F1F1F"/>
          </w:rPr>
          <w:t>. No início, havíamos presumido o contrário.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41" w:author="Regis Ribeiro" w:date="2026-05-19T11:09:00Z"/>
          <w:rFonts w:ascii="Arial" w:hAnsi="Arial" w:cs="Arial"/>
          <w:color w:val="1F1F1F"/>
        </w:rPr>
      </w:pPr>
      <w:ins w:id="742" w:author="Regis Ribeiro" w:date="2026-05-19T11:09:00Z">
        <w:r>
          <w:rPr>
            <w:rFonts w:ascii="Arial" w:hAnsi="Arial" w:cs="Arial"/>
            <w:color w:val="1F1F1F"/>
          </w:rPr>
          <w:t xml:space="preserve">Isso é um comportamento absolutamente normal do Linux (conhecido como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Device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Enumeration</w:t>
        </w:r>
        <w:proofErr w:type="spellEnd"/>
        <w:r>
          <w:rPr>
            <w:rFonts w:ascii="Arial" w:hAnsi="Arial" w:cs="Arial"/>
            <w:color w:val="1F1F1F"/>
          </w:rPr>
          <w:t xml:space="preserve">). Quando você tem dois dispositivos no mesmo barramento (como na sua placa </w:t>
        </w:r>
        <w:proofErr w:type="spellStart"/>
        <w:r>
          <w:rPr>
            <w:rFonts w:ascii="Arial" w:hAnsi="Arial" w:cs="Arial"/>
            <w:color w:val="1F1F1F"/>
          </w:rPr>
          <w:t>Geekworm</w:t>
        </w:r>
        <w:proofErr w:type="spellEnd"/>
        <w:r>
          <w:rPr>
            <w:rFonts w:ascii="Arial" w:hAnsi="Arial" w:cs="Arial"/>
            <w:color w:val="1F1F1F"/>
          </w:rPr>
          <w:t xml:space="preserve"> Dual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), o sistema operacional os enumera na ordem em que eles respondem no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boot</w:t>
        </w:r>
        <w:r>
          <w:rPr>
            <w:rFonts w:ascii="Arial" w:hAnsi="Arial" w:cs="Arial"/>
            <w:color w:val="1F1F1F"/>
          </w:rPr>
          <w:t xml:space="preserve">. Essa ordem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não é garantida</w:t>
        </w:r>
        <w:r>
          <w:rPr>
            <w:rFonts w:ascii="Arial" w:hAnsi="Arial" w:cs="Arial"/>
            <w:color w:val="1F1F1F"/>
          </w:rPr>
          <w:t xml:space="preserve"> e pode mudar a cada reinicialização. O disco que acordar milissegundos mais rápido pega o número 0.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43" w:author="Regis Ribeiro" w:date="2026-05-19T11:09:00Z"/>
          <w:rFonts w:ascii="Arial" w:hAnsi="Arial" w:cs="Arial"/>
          <w:color w:val="1F1F1F"/>
        </w:rPr>
      </w:pPr>
      <w:ins w:id="744" w:author="Regis Ribeiro" w:date="2026-05-19T11:09:00Z">
        <w:r>
          <w:rPr>
            <w:rFonts w:ascii="Arial" w:hAnsi="Arial" w:cs="Arial"/>
            <w:color w:val="1F1F1F"/>
          </w:rPr>
          <w:t xml:space="preserve">Como a sua arquitetura agora depende de o disco de dados estar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sempre</w:t>
        </w:r>
        <w:r>
          <w:rPr>
            <w:rFonts w:ascii="Arial" w:hAnsi="Arial" w:cs="Arial"/>
            <w:color w:val="1F1F1F"/>
          </w:rPr>
          <w:t xml:space="preserve"> na pasta correta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rancher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/k3s/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storage</w:t>
        </w:r>
        <w:proofErr w:type="spellEnd"/>
        <w:r>
          <w:rPr>
            <w:rFonts w:ascii="Arial" w:hAnsi="Arial" w:cs="Arial"/>
            <w:color w:val="1F1F1F"/>
          </w:rPr>
          <w:t xml:space="preserve">), basear a montagem no nome dinâmico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/nvme0n1</w:t>
        </w:r>
        <w:r>
          <w:rPr>
            <w:rFonts w:ascii="Arial" w:hAnsi="Arial" w:cs="Arial"/>
            <w:color w:val="1F1F1F"/>
          </w:rPr>
          <w:t xml:space="preserve"> é uma "bomba-</w:t>
        </w:r>
        <w:r>
          <w:rPr>
            <w:rFonts w:ascii="Arial" w:hAnsi="Arial" w:cs="Arial"/>
            <w:color w:val="1F1F1F"/>
          </w:rPr>
          <w:lastRenderedPageBreak/>
          <w:t xml:space="preserve">relógio". Se em um futuro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reboot</w:t>
        </w:r>
        <w:r>
          <w:rPr>
            <w:rFonts w:ascii="Arial" w:hAnsi="Arial" w:cs="Arial"/>
            <w:color w:val="1F1F1F"/>
          </w:rPr>
          <w:t xml:space="preserve"> a ordem se inverter, 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 xml:space="preserve"> não achará o banco de dados e o cluster vai quebrar.</w:t>
        </w:r>
      </w:ins>
    </w:p>
    <w:p w:rsidR="00D52A50" w:rsidRDefault="00D52A50" w:rsidP="00D52A50">
      <w:pPr>
        <w:pStyle w:val="Ttulo3"/>
        <w:spacing w:before="0" w:after="120"/>
        <w:rPr>
          <w:ins w:id="745" w:author="Regis Ribeiro" w:date="2026-05-19T11:09:00Z"/>
          <w:color w:val="1F1F1F"/>
        </w:rPr>
      </w:pPr>
      <w:ins w:id="746" w:author="Regis Ribeiro" w:date="2026-05-19T11:09:00Z">
        <w:r>
          <w:rPr>
            <w:color w:val="1F1F1F"/>
          </w:rPr>
          <w:t>A Solução Definitiva para a "Dança dos Discos" (Montagem via UUID)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47" w:author="Regis Ribeiro" w:date="2026-05-19T11:09:00Z"/>
          <w:rFonts w:ascii="Arial" w:hAnsi="Arial" w:cs="Arial"/>
          <w:color w:val="1F1F1F"/>
        </w:rPr>
      </w:pPr>
      <w:ins w:id="748" w:author="Regis Ribeiro" w:date="2026-05-19T11:09:00Z">
        <w:r>
          <w:rPr>
            <w:rFonts w:ascii="Arial" w:hAnsi="Arial" w:cs="Arial"/>
            <w:color w:val="1F1F1F"/>
          </w:rPr>
          <w:t xml:space="preserve">A melhor prática na engenharia de sistemas Linux (e a única forma segura de operar o seu cluster) é montar o disco pelo seu "RG" único, o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UUID (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Universally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Unique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Identifier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)</w:t>
        </w:r>
        <w:r>
          <w:rPr>
            <w:rFonts w:ascii="Arial" w:hAnsi="Arial" w:cs="Arial"/>
            <w:color w:val="1F1F1F"/>
          </w:rPr>
          <w:t xml:space="preserve">, ignorando completamente os nomes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nvme0</w:t>
        </w:r>
        <w:r>
          <w:rPr>
            <w:rFonts w:ascii="Arial" w:hAnsi="Arial" w:cs="Arial"/>
            <w:color w:val="1F1F1F"/>
          </w:rPr>
          <w:t xml:space="preserve"> ou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nvme1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49" w:author="Regis Ribeiro" w:date="2026-05-19T11:09:00Z"/>
          <w:rFonts w:ascii="Arial" w:hAnsi="Arial" w:cs="Arial"/>
          <w:color w:val="1F1F1F"/>
        </w:rPr>
      </w:pPr>
      <w:ins w:id="750" w:author="Regis Ribeiro" w:date="2026-05-19T11:09:00Z">
        <w:r>
          <w:rPr>
            <w:rFonts w:ascii="Arial" w:hAnsi="Arial" w:cs="Arial"/>
            <w:color w:val="1F1F1F"/>
          </w:rPr>
          <w:t xml:space="preserve">Vamos corrigir isso no seu arquivo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fstab</w:t>
        </w:r>
        <w:proofErr w:type="spellEnd"/>
        <w:r>
          <w:rPr>
            <w:rFonts w:ascii="Arial" w:hAnsi="Arial" w:cs="Arial"/>
            <w:color w:val="1F1F1F"/>
          </w:rPr>
          <w:t xml:space="preserve"> agora mesmo, antes de documentarmos o passo final.</w:t>
        </w:r>
      </w:ins>
    </w:p>
    <w:p w:rsidR="00D52A50" w:rsidRDefault="00D52A50" w:rsidP="00D52A50">
      <w:pPr>
        <w:pStyle w:val="Ttulo4"/>
        <w:spacing w:after="120"/>
        <w:rPr>
          <w:ins w:id="751" w:author="Regis Ribeiro" w:date="2026-05-19T11:09:00Z"/>
          <w:color w:val="1F1F1F"/>
        </w:rPr>
      </w:pPr>
      <w:ins w:id="752" w:author="Regis Ribeiro" w:date="2026-05-19T11:09:00Z">
        <w:r>
          <w:rPr>
            <w:color w:val="1F1F1F"/>
          </w:rPr>
          <w:t>Passo 1: Descobrir o UUID do Novo SSD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53" w:author="Regis Ribeiro" w:date="2026-05-19T11:09:00Z"/>
          <w:rFonts w:ascii="Arial" w:hAnsi="Arial" w:cs="Arial"/>
          <w:color w:val="1F1F1F"/>
        </w:rPr>
      </w:pPr>
      <w:ins w:id="754" w:author="Regis Ribeiro" w:date="2026-05-19T11:09:00Z">
        <w:r>
          <w:rPr>
            <w:rFonts w:ascii="Arial" w:hAnsi="Arial" w:cs="Arial"/>
            <w:color w:val="1F1F1F"/>
          </w:rPr>
          <w:t>No terminal do Master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pi-srv5</w:t>
        </w:r>
        <w:r>
          <w:rPr>
            <w:rFonts w:ascii="Arial" w:hAnsi="Arial" w:cs="Arial"/>
            <w:color w:val="1F1F1F"/>
          </w:rPr>
          <w:t>), execute este comando:</w:t>
        </w:r>
      </w:ins>
    </w:p>
    <w:p w:rsidR="00D52A50" w:rsidRDefault="00D52A50" w:rsidP="00D52A50">
      <w:pPr>
        <w:rPr>
          <w:ins w:id="755" w:author="Regis Ribeiro" w:date="2026-05-19T11:09:00Z"/>
          <w:rFonts w:ascii="Arial" w:hAnsi="Arial" w:cs="Arial"/>
          <w:color w:val="444746"/>
        </w:rPr>
      </w:pPr>
      <w:proofErr w:type="spellStart"/>
      <w:ins w:id="756" w:author="Regis Ribeiro" w:date="2026-05-19T11:09:00Z">
        <w:r>
          <w:rPr>
            <w:rStyle w:val="ng-tns-c512698880-164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757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758" w:author="Regis Ribeiro" w:date="2026-05-19T11:09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blkid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|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grep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ext4</w:t>
        </w:r>
      </w:ins>
    </w:p>
    <w:p w:rsidR="00D52A50" w:rsidRDefault="00D52A50" w:rsidP="00D52A50">
      <w:pPr>
        <w:pStyle w:val="NormalWeb"/>
        <w:numPr>
          <w:ilvl w:val="0"/>
          <w:numId w:val="17"/>
        </w:numPr>
        <w:spacing w:before="0" w:beforeAutospacing="0" w:after="0" w:afterAutospacing="0"/>
        <w:rPr>
          <w:ins w:id="759" w:author="Regis Ribeiro" w:date="2026-05-19T11:09:00Z"/>
          <w:rFonts w:ascii="Arial" w:hAnsi="Arial" w:cs="Arial"/>
          <w:color w:val="1F1F1F"/>
        </w:rPr>
      </w:pPr>
      <w:ins w:id="760" w:author="Regis Ribeiro" w:date="2026-05-19T11:09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O que procurar:</w:t>
        </w:r>
        <w:r>
          <w:rPr>
            <w:rFonts w:ascii="Arial" w:hAnsi="Arial" w:cs="Arial"/>
            <w:color w:val="1F1F1F"/>
          </w:rPr>
          <w:t xml:space="preserve"> Você verá duas linhas. Uma é o seu disco de boot (a raiz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r>
          <w:rPr>
            <w:rFonts w:ascii="Arial" w:hAnsi="Arial" w:cs="Arial"/>
            <w:color w:val="1F1F1F"/>
          </w:rPr>
          <w:t>) e a outra é o seu novo SSD.</w:t>
        </w:r>
      </w:ins>
    </w:p>
    <w:p w:rsidR="00D52A50" w:rsidRDefault="00D52A50" w:rsidP="00D52A50">
      <w:pPr>
        <w:pStyle w:val="NormalWeb"/>
        <w:numPr>
          <w:ilvl w:val="0"/>
          <w:numId w:val="17"/>
        </w:numPr>
        <w:spacing w:before="0" w:beforeAutospacing="0" w:after="0" w:afterAutospacing="0"/>
        <w:rPr>
          <w:ins w:id="761" w:author="Regis Ribeiro" w:date="2026-05-19T11:09:00Z"/>
          <w:rFonts w:ascii="Arial" w:hAnsi="Arial" w:cs="Arial"/>
          <w:color w:val="1F1F1F"/>
        </w:rPr>
      </w:pPr>
      <w:ins w:id="762" w:author="Regis Ribeiro" w:date="2026-05-19T11:09:00Z">
        <w:r>
          <w:rPr>
            <w:rFonts w:ascii="Arial" w:hAnsi="Arial" w:cs="Arial"/>
            <w:color w:val="1F1F1F"/>
          </w:rPr>
          <w:t xml:space="preserve">Encontre a linha que corresponde ao seu SSD novo (geralmente será a linha que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NÃO</w:t>
        </w:r>
        <w:r>
          <w:rPr>
            <w:rFonts w:ascii="Arial" w:hAnsi="Arial" w:cs="Arial"/>
            <w:color w:val="1F1F1F"/>
          </w:rPr>
          <w:t xml:space="preserve"> tem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LABEL="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rootfs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"</w:t>
        </w:r>
        <w:r>
          <w:rPr>
            <w:rFonts w:ascii="Arial" w:hAnsi="Arial" w:cs="Arial"/>
            <w:color w:val="1F1F1F"/>
          </w:rPr>
          <w:t>).</w:t>
        </w:r>
      </w:ins>
    </w:p>
    <w:p w:rsidR="00D52A50" w:rsidRDefault="00D52A50" w:rsidP="00D52A50">
      <w:pPr>
        <w:pStyle w:val="NormalWeb"/>
        <w:numPr>
          <w:ilvl w:val="0"/>
          <w:numId w:val="17"/>
        </w:numPr>
        <w:spacing w:before="0" w:beforeAutospacing="0" w:after="0" w:afterAutospacing="0"/>
        <w:rPr>
          <w:ins w:id="763" w:author="Regis Ribeiro" w:date="2026-05-19T11:09:00Z"/>
          <w:rFonts w:ascii="Arial" w:hAnsi="Arial" w:cs="Arial"/>
          <w:color w:val="1F1F1F"/>
        </w:rPr>
      </w:pPr>
      <w:ins w:id="764" w:author="Regis Ribeiro" w:date="2026-05-19T11:09:00Z">
        <w:r>
          <w:rPr>
            <w:rFonts w:ascii="Arial" w:hAnsi="Arial" w:cs="Arial"/>
            <w:color w:val="1F1F1F"/>
          </w:rPr>
          <w:t xml:space="preserve">Copie o código longo do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UUID</w:t>
        </w:r>
        <w:r>
          <w:rPr>
            <w:rFonts w:ascii="Arial" w:hAnsi="Arial" w:cs="Arial"/>
            <w:color w:val="1F1F1F"/>
          </w:rPr>
          <w:t xml:space="preserve">. (Exemplo: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UUID="1234abcd-12ab-34cd-56ef-1234567890ab"</w:t>
        </w:r>
        <w:r>
          <w:rPr>
            <w:rFonts w:ascii="Arial" w:hAnsi="Arial" w:cs="Arial"/>
            <w:color w:val="1F1F1F"/>
          </w:rPr>
          <w:t>).</w:t>
        </w:r>
      </w:ins>
    </w:p>
    <w:p w:rsidR="00D52A50" w:rsidRDefault="00D52A50" w:rsidP="00D52A50">
      <w:pPr>
        <w:pStyle w:val="Ttulo4"/>
        <w:spacing w:after="120"/>
        <w:rPr>
          <w:ins w:id="765" w:author="Regis Ribeiro" w:date="2026-05-19T11:09:00Z"/>
          <w:color w:val="1F1F1F"/>
        </w:rPr>
      </w:pPr>
      <w:ins w:id="766" w:author="Regis Ribeiro" w:date="2026-05-19T11:09:00Z">
        <w:r>
          <w:rPr>
            <w:color w:val="1F1F1F"/>
          </w:rPr>
          <w:t xml:space="preserve">Passo 2: Atualizar o arquivo </w:t>
        </w:r>
        <w:proofErr w:type="spellStart"/>
        <w:r>
          <w:rPr>
            <w:color w:val="1F1F1F"/>
          </w:rPr>
          <w:t>fstab</w:t>
        </w:r>
        <w:proofErr w:type="spellEnd"/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767" w:author="Regis Ribeiro" w:date="2026-05-19T11:09:00Z"/>
          <w:rFonts w:ascii="Arial" w:hAnsi="Arial" w:cs="Arial"/>
          <w:color w:val="1F1F1F"/>
        </w:rPr>
      </w:pPr>
      <w:ins w:id="768" w:author="Regis Ribeiro" w:date="2026-05-19T11:09:00Z">
        <w:r>
          <w:rPr>
            <w:rFonts w:ascii="Arial" w:hAnsi="Arial" w:cs="Arial"/>
            <w:color w:val="1F1F1F"/>
          </w:rPr>
          <w:t>Vamos editar o arquivo que controla as montagens automáticas:</w:t>
        </w:r>
      </w:ins>
    </w:p>
    <w:p w:rsidR="00D52A50" w:rsidRDefault="00D52A50" w:rsidP="00D52A50">
      <w:pPr>
        <w:rPr>
          <w:ins w:id="769" w:author="Regis Ribeiro" w:date="2026-05-19T11:09:00Z"/>
          <w:rFonts w:ascii="Arial" w:hAnsi="Arial" w:cs="Arial"/>
          <w:color w:val="444746"/>
        </w:rPr>
      </w:pPr>
      <w:proofErr w:type="spellStart"/>
      <w:ins w:id="770" w:author="Regis Ribeiro" w:date="2026-05-19T11:09:00Z">
        <w:r>
          <w:rPr>
            <w:rStyle w:val="ng-tns-c512698880-165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771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772" w:author="Regis Ribeiro" w:date="2026-05-19T11:09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nano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fstab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18"/>
        </w:numPr>
        <w:spacing w:before="0" w:beforeAutospacing="0" w:after="0" w:afterAutospacing="0"/>
        <w:rPr>
          <w:ins w:id="773" w:author="Regis Ribeiro" w:date="2026-05-19T11:09:00Z"/>
          <w:rFonts w:ascii="Arial" w:hAnsi="Arial" w:cs="Arial"/>
          <w:color w:val="1F1F1F"/>
        </w:rPr>
      </w:pPr>
      <w:ins w:id="774" w:author="Regis Ribeiro" w:date="2026-05-19T11:09:00Z">
        <w:r>
          <w:rPr>
            <w:rFonts w:ascii="Arial" w:hAnsi="Arial" w:cs="Arial"/>
            <w:color w:val="1F1F1F"/>
          </w:rPr>
          <w:t xml:space="preserve">Encontre a linha que adicionamos no passo 18.4 (que deve estar apontando para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/nvmeXn1</w:t>
        </w:r>
        <w:r>
          <w:rPr>
            <w:rFonts w:ascii="Arial" w:hAnsi="Arial" w:cs="Arial"/>
            <w:color w:val="1F1F1F"/>
          </w:rPr>
          <w:t>).</w:t>
        </w:r>
      </w:ins>
    </w:p>
    <w:p w:rsidR="00D52A50" w:rsidRDefault="00D52A50" w:rsidP="00D52A50">
      <w:pPr>
        <w:pStyle w:val="NormalWeb"/>
        <w:numPr>
          <w:ilvl w:val="0"/>
          <w:numId w:val="18"/>
        </w:numPr>
        <w:spacing w:before="0" w:beforeAutospacing="0" w:after="0" w:afterAutospacing="0"/>
        <w:rPr>
          <w:ins w:id="775" w:author="Regis Ribeiro" w:date="2026-05-19T11:09:00Z"/>
          <w:rFonts w:ascii="Arial" w:hAnsi="Arial" w:cs="Arial"/>
          <w:color w:val="1F1F1F"/>
        </w:rPr>
      </w:pPr>
      <w:ins w:id="776" w:author="Regis Ribeiro" w:date="2026-05-19T11:09:00Z">
        <w:r>
          <w:rPr>
            <w:rFonts w:ascii="Arial" w:hAnsi="Arial" w:cs="Arial"/>
            <w:color w:val="1F1F1F"/>
          </w:rPr>
          <w:t xml:space="preserve">Apague 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/nvmeXn1</w:t>
        </w:r>
        <w:r>
          <w:rPr>
            <w:rFonts w:ascii="Arial" w:hAnsi="Arial" w:cs="Arial"/>
            <w:color w:val="1F1F1F"/>
          </w:rPr>
          <w:t xml:space="preserve"> no início dessa linha.</w:t>
        </w:r>
      </w:ins>
    </w:p>
    <w:p w:rsidR="00D52A50" w:rsidRDefault="00D52A50" w:rsidP="00D52A50">
      <w:pPr>
        <w:pStyle w:val="NormalWeb"/>
        <w:numPr>
          <w:ilvl w:val="0"/>
          <w:numId w:val="18"/>
        </w:numPr>
        <w:spacing w:before="0" w:beforeAutospacing="0" w:after="0" w:afterAutospacing="0"/>
        <w:rPr>
          <w:ins w:id="777" w:author="Regis Ribeiro" w:date="2026-05-19T11:09:00Z"/>
          <w:rFonts w:ascii="Arial" w:hAnsi="Arial" w:cs="Arial"/>
          <w:color w:val="1F1F1F"/>
        </w:rPr>
      </w:pPr>
      <w:ins w:id="778" w:author="Regis Ribeiro" w:date="2026-05-19T11:09:00Z">
        <w:r>
          <w:rPr>
            <w:rFonts w:ascii="Arial" w:hAnsi="Arial" w:cs="Arial"/>
            <w:color w:val="1F1F1F"/>
          </w:rPr>
          <w:t xml:space="preserve">Cole 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UUID=</w:t>
        </w:r>
        <w:r>
          <w:rPr>
            <w:rFonts w:ascii="Arial" w:hAnsi="Arial" w:cs="Arial"/>
            <w:color w:val="1F1F1F"/>
          </w:rPr>
          <w:t xml:space="preserve"> que você copiou no Passo 1.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779" w:author="Regis Ribeiro" w:date="2026-05-19T11:09:00Z"/>
          <w:rFonts w:ascii="Arial" w:hAnsi="Arial" w:cs="Arial"/>
          <w:color w:val="1F1F1F"/>
        </w:rPr>
      </w:pPr>
      <w:ins w:id="780" w:author="Regis Ribeiro" w:date="2026-05-19T11:09:00Z">
        <w:r>
          <w:rPr>
            <w:rFonts w:ascii="Arial" w:hAnsi="Arial" w:cs="Arial"/>
            <w:color w:val="1F1F1F"/>
          </w:rPr>
          <w:t>A linha deverá ficar parecida com isto:</w:t>
        </w:r>
      </w:ins>
    </w:p>
    <w:p w:rsidR="00D52A50" w:rsidRPr="00D52A50" w:rsidRDefault="00D52A50" w:rsidP="00D52A50">
      <w:pPr>
        <w:rPr>
          <w:ins w:id="781" w:author="Regis Ribeiro" w:date="2026-05-19T11:09:00Z"/>
          <w:rFonts w:ascii="Arial" w:hAnsi="Arial" w:cs="Arial"/>
          <w:color w:val="444746"/>
          <w:lang w:val="en-US"/>
          <w:rPrChange w:id="782" w:author="Regis Ribeiro" w:date="2026-05-19T11:09:00Z">
            <w:rPr>
              <w:ins w:id="783" w:author="Regis Ribeiro" w:date="2026-05-19T11:09:00Z"/>
              <w:rFonts w:ascii="Arial" w:hAnsi="Arial" w:cs="Arial"/>
              <w:color w:val="444746"/>
            </w:rPr>
          </w:rPrChange>
        </w:rPr>
      </w:pPr>
      <w:ins w:id="784" w:author="Regis Ribeiro" w:date="2026-05-19T11:09:00Z">
        <w:r w:rsidRPr="00D52A50">
          <w:rPr>
            <w:rStyle w:val="ng-tns-c512698880-166"/>
            <w:rFonts w:ascii="Arial" w:hAnsi="Arial" w:cs="Arial"/>
            <w:color w:val="444746"/>
            <w:bdr w:val="none" w:sz="0" w:space="0" w:color="auto" w:frame="1"/>
            <w:lang w:val="en-US"/>
            <w:rPrChange w:id="785" w:author="Regis Ribeiro" w:date="2026-05-19T11:09:00Z">
              <w:rPr>
                <w:rStyle w:val="ng-tns-c512698880-166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Plaintext</w:t>
        </w:r>
      </w:ins>
    </w:p>
    <w:p w:rsidR="00D52A50" w:rsidRPr="00D52A50" w:rsidRDefault="00D52A50" w:rsidP="00D52A50">
      <w:pPr>
        <w:pStyle w:val="Pr-formataoHTML"/>
        <w:rPr>
          <w:ins w:id="786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787" w:author="Regis Ribeiro" w:date="2026-05-19T11:09:00Z">
            <w:rPr>
              <w:ins w:id="788" w:author="Regis Ribeiro" w:date="2026-05-19T11:09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ins w:id="789" w:author="Regis Ribeiro" w:date="2026-05-19T11:09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90" w:author="Regis Ribeiro" w:date="2026-05-19T11:09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UUID=1234abcd-12ab-34cd-56ef-1234567890ab /var/lib/rancher/k3s/storage ext4 </w:t>
        </w:r>
        <w:proofErr w:type="spellStart"/>
        <w:proofErr w:type="gram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91" w:author="Regis Ribeiro" w:date="2026-05-19T11:09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defaults,noatime</w:t>
        </w:r>
        <w:proofErr w:type="spellEnd"/>
        <w:proofErr w:type="gram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792" w:author="Regis Ribeiro" w:date="2026-05-19T11:09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0 2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793" w:author="Regis Ribeiro" w:date="2026-05-19T11:09:00Z"/>
          <w:rFonts w:ascii="Arial" w:hAnsi="Arial" w:cs="Arial"/>
          <w:color w:val="1F1F1F"/>
        </w:rPr>
      </w:pPr>
      <w:ins w:id="794" w:author="Regis Ribeiro" w:date="2026-05-19T11:09:00Z">
        <w:r>
          <w:rPr>
            <w:rFonts w:ascii="Arial" w:hAnsi="Arial" w:cs="Arial"/>
            <w:color w:val="1F1F1F"/>
          </w:rPr>
          <w:t>Salva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Ctrl+O</w:t>
        </w:r>
        <w:proofErr w:type="spellEnd"/>
        <w:r>
          <w:rPr>
            <w:rFonts w:ascii="Arial" w:hAnsi="Arial" w:cs="Arial"/>
            <w:color w:val="1F1F1F"/>
          </w:rPr>
          <w:t xml:space="preserve">,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Enter</w:t>
        </w:r>
        <w:proofErr w:type="spellEnd"/>
        <w:r>
          <w:rPr>
            <w:rFonts w:ascii="Arial" w:hAnsi="Arial" w:cs="Arial"/>
            <w:color w:val="1F1F1F"/>
          </w:rPr>
          <w:t>) e saia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Ctrl+X</w:t>
        </w:r>
        <w:proofErr w:type="spellEnd"/>
        <w:r>
          <w:rPr>
            <w:rFonts w:ascii="Arial" w:hAnsi="Arial" w:cs="Arial"/>
            <w:color w:val="1F1F1F"/>
          </w:rPr>
          <w:t>).</w:t>
        </w:r>
      </w:ins>
    </w:p>
    <w:p w:rsidR="00D52A50" w:rsidRDefault="00D52A50" w:rsidP="00D52A50">
      <w:pPr>
        <w:pStyle w:val="Ttulo4"/>
        <w:spacing w:after="120"/>
        <w:rPr>
          <w:ins w:id="795" w:author="Regis Ribeiro" w:date="2026-05-19T11:09:00Z"/>
          <w:color w:val="1F1F1F"/>
        </w:rPr>
      </w:pPr>
      <w:ins w:id="796" w:author="Regis Ribeiro" w:date="2026-05-19T11:09:00Z">
        <w:r>
          <w:rPr>
            <w:color w:val="1F1F1F"/>
          </w:rPr>
          <w:t>Passo 3: Teste Final e Atualização do Manual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797" w:author="Regis Ribeiro" w:date="2026-05-19T11:09:00Z"/>
          <w:rFonts w:ascii="Arial" w:hAnsi="Arial" w:cs="Arial"/>
          <w:color w:val="1F1F1F"/>
        </w:rPr>
      </w:pPr>
      <w:ins w:id="798" w:author="Regis Ribeiro" w:date="2026-05-19T11:09:00Z">
        <w:r>
          <w:rPr>
            <w:rFonts w:ascii="Arial" w:hAnsi="Arial" w:cs="Arial"/>
            <w:color w:val="1F1F1F"/>
          </w:rPr>
          <w:t>Para garantir que a mudança foi bem-sucedida, force o Linux a recarregar o arquivo sem precisar reiniciar o Master:</w:t>
        </w:r>
      </w:ins>
    </w:p>
    <w:p w:rsidR="00D52A50" w:rsidRDefault="00D52A50" w:rsidP="00D52A50">
      <w:pPr>
        <w:rPr>
          <w:ins w:id="799" w:author="Regis Ribeiro" w:date="2026-05-19T11:09:00Z"/>
          <w:rFonts w:ascii="Arial" w:hAnsi="Arial" w:cs="Arial"/>
          <w:color w:val="444746"/>
        </w:rPr>
      </w:pPr>
      <w:proofErr w:type="spellStart"/>
      <w:ins w:id="800" w:author="Regis Ribeiro" w:date="2026-05-19T11:09:00Z">
        <w:r>
          <w:rPr>
            <w:rStyle w:val="ng-tns-c512698880-167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801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02" w:author="Regis Ribeiro" w:date="2026-05-19T11:09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mount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803" w:author="Regis Ribeiro" w:date="2026-05-19T11:09:00Z"/>
          <w:rFonts w:ascii="Arial" w:hAnsi="Arial" w:cs="Arial"/>
          <w:color w:val="1F1F1F"/>
        </w:rPr>
      </w:pPr>
      <w:ins w:id="804" w:author="Regis Ribeiro" w:date="2026-05-19T11:09:00Z">
        <w:r>
          <w:rPr>
            <w:rFonts w:ascii="Arial" w:hAnsi="Arial" w:cs="Arial"/>
            <w:color w:val="1F1F1F"/>
          </w:rPr>
          <w:t>Se o comando rodar de forma silenciosa (sem retornar nenhum erro), a operação foi um sucesso absoluto. O seu SSD agora está blindado contra mudanças de nome no hardware!</w:t>
        </w:r>
      </w:ins>
    </w:p>
    <w:p w:rsidR="00D52A50" w:rsidRDefault="00A2413E" w:rsidP="00D52A50">
      <w:pPr>
        <w:spacing w:after="120"/>
        <w:rPr>
          <w:ins w:id="805" w:author="Regis Ribeiro" w:date="2026-05-19T11:09:00Z"/>
          <w:rFonts w:ascii="Arial" w:hAnsi="Arial" w:cs="Arial"/>
          <w:color w:val="1F1F1F"/>
        </w:rPr>
      </w:pPr>
      <w:ins w:id="806" w:author="Regis Ribeiro" w:date="2026-05-19T11:09:00Z">
        <w:r>
          <w:rPr>
            <w:rFonts w:ascii="Arial" w:hAnsi="Arial" w:cs="Arial"/>
            <w:noProof/>
            <w:color w:val="1F1F1F"/>
          </w:rPr>
          <w:pict>
            <v:rect id="_x0000_i1027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07" w:author="Regis Ribeiro" w:date="2026-05-19T11:09:00Z"/>
          <w:rFonts w:ascii="Arial" w:hAnsi="Arial" w:cs="Arial"/>
          <w:color w:val="1F1F1F"/>
        </w:rPr>
      </w:pPr>
      <w:ins w:id="808" w:author="Regis Ribeiro" w:date="2026-05-19T11:09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Passo 5: Montagem Definitiva por UUID (Prevenção contra Device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Enumeration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)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09" w:author="Regis Ribeiro" w:date="2026-05-19T11:09:00Z"/>
          <w:rFonts w:ascii="Arial" w:hAnsi="Arial" w:cs="Arial"/>
          <w:color w:val="1F1F1F"/>
        </w:rPr>
      </w:pPr>
      <w:ins w:id="810" w:author="Regis Ribeiro" w:date="2026-05-19T11:09:00Z">
        <w:r>
          <w:rPr>
            <w:rFonts w:ascii="Arial" w:hAnsi="Arial" w:cs="Arial"/>
            <w:color w:val="1F1F1F"/>
          </w:rPr>
          <w:t xml:space="preserve">Em sistemas com múltiplos </w:t>
        </w:r>
        <w:proofErr w:type="spellStart"/>
        <w:r>
          <w:rPr>
            <w:rFonts w:ascii="Arial" w:hAnsi="Arial" w:cs="Arial"/>
            <w:color w:val="1F1F1F"/>
          </w:rPr>
          <w:t>SSDs</w:t>
        </w:r>
        <w:proofErr w:type="spellEnd"/>
        <w:r>
          <w:rPr>
            <w:rFonts w:ascii="Arial" w:hAnsi="Arial" w:cs="Arial"/>
            <w:color w:val="1F1F1F"/>
          </w:rPr>
          <w:t xml:space="preserve"> </w:t>
        </w:r>
        <w:proofErr w:type="spellStart"/>
        <w:r>
          <w:rPr>
            <w:rFonts w:ascii="Arial" w:hAnsi="Arial" w:cs="Arial"/>
            <w:color w:val="1F1F1F"/>
          </w:rPr>
          <w:t>NVMe</w:t>
        </w:r>
        <w:proofErr w:type="spellEnd"/>
        <w:r>
          <w:rPr>
            <w:rFonts w:ascii="Arial" w:hAnsi="Arial" w:cs="Arial"/>
            <w:color w:val="1F1F1F"/>
          </w:rPr>
          <w:t xml:space="preserve"> no mesmo barramento (</w:t>
        </w:r>
        <w:proofErr w:type="spellStart"/>
        <w:r>
          <w:rPr>
            <w:rFonts w:ascii="Arial" w:hAnsi="Arial" w:cs="Arial"/>
            <w:color w:val="1F1F1F"/>
          </w:rPr>
          <w:t>Geekworm</w:t>
        </w:r>
        <w:proofErr w:type="spellEnd"/>
        <w:r>
          <w:rPr>
            <w:rFonts w:ascii="Arial" w:hAnsi="Arial" w:cs="Arial"/>
            <w:color w:val="1F1F1F"/>
          </w:rPr>
          <w:t>), a ordem de enumeração (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nvme0</w:t>
        </w:r>
        <w:r>
          <w:rPr>
            <w:rFonts w:ascii="Arial" w:hAnsi="Arial" w:cs="Arial"/>
            <w:color w:val="1F1F1F"/>
          </w:rPr>
          <w:t xml:space="preserve"> </w:t>
        </w:r>
        <w:proofErr w:type="spellStart"/>
        <w:r>
          <w:rPr>
            <w:rFonts w:ascii="Arial" w:hAnsi="Arial" w:cs="Arial"/>
            <w:color w:val="1F1F1F"/>
          </w:rPr>
          <w:t>vs</w:t>
        </w:r>
        <w:proofErr w:type="spellEnd"/>
        <w:r>
          <w:rPr>
            <w:rFonts w:ascii="Arial" w:hAnsi="Arial" w:cs="Arial"/>
            <w:color w:val="1F1F1F"/>
          </w:rPr>
          <w:t xml:space="preserve">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nvme1</w:t>
        </w:r>
        <w:r>
          <w:rPr>
            <w:rFonts w:ascii="Arial" w:hAnsi="Arial" w:cs="Arial"/>
            <w:color w:val="1F1F1F"/>
          </w:rPr>
          <w:t xml:space="preserve">) pode ser não-determinística. Para evitar falhas catastróficas,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mount</w:t>
        </w:r>
        <w:proofErr w:type="spellEnd"/>
        <w:r>
          <w:rPr>
            <w:rFonts w:ascii="Arial" w:hAnsi="Arial" w:cs="Arial"/>
            <w:color w:val="1F1F1F"/>
          </w:rPr>
          <w:t xml:space="preserve"> deve ser ancorado via UUID.</w:t>
        </w:r>
      </w:ins>
    </w:p>
    <w:p w:rsidR="00D52A50" w:rsidRDefault="00D52A50" w:rsidP="00D52A50">
      <w:pPr>
        <w:pStyle w:val="NormalWeb"/>
        <w:numPr>
          <w:ilvl w:val="0"/>
          <w:numId w:val="19"/>
        </w:numPr>
        <w:spacing w:before="0" w:beforeAutospacing="0" w:after="150" w:afterAutospacing="0"/>
        <w:rPr>
          <w:ins w:id="811" w:author="Regis Ribeiro" w:date="2026-05-19T11:09:00Z"/>
          <w:rFonts w:ascii="Arial" w:hAnsi="Arial" w:cs="Arial"/>
          <w:color w:val="1F1F1F"/>
        </w:rPr>
      </w:pPr>
      <w:ins w:id="812" w:author="Regis Ribeiro" w:date="2026-05-19T11:09:00Z">
        <w:r>
          <w:rPr>
            <w:rFonts w:ascii="Arial" w:hAnsi="Arial" w:cs="Arial"/>
            <w:color w:val="1F1F1F"/>
          </w:rPr>
          <w:t>Obtenha o UUID único da partição recém-criada:</w:t>
        </w:r>
      </w:ins>
    </w:p>
    <w:p w:rsidR="00D52A50" w:rsidRDefault="00D52A50" w:rsidP="00D52A50">
      <w:pPr>
        <w:ind w:left="720"/>
        <w:rPr>
          <w:ins w:id="813" w:author="Regis Ribeiro" w:date="2026-05-19T11:09:00Z"/>
          <w:rFonts w:ascii="Arial" w:hAnsi="Arial" w:cs="Arial"/>
          <w:color w:val="444746"/>
        </w:rPr>
      </w:pPr>
      <w:proofErr w:type="spellStart"/>
      <w:ins w:id="814" w:author="Regis Ribeiro" w:date="2026-05-19T11:09:00Z">
        <w:r>
          <w:rPr>
            <w:rStyle w:val="ng-tns-c512698880-168"/>
            <w:rFonts w:ascii="Arial" w:hAnsi="Arial" w:cs="Arial"/>
            <w:color w:val="444746"/>
            <w:bdr w:val="none" w:sz="0" w:space="0" w:color="auto" w:frame="1"/>
          </w:rPr>
          <w:lastRenderedPageBreak/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815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16" w:author="Regis Ribeiro" w:date="2026-05-19T11:09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blkid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dev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/nvme1n1</w:t>
        </w:r>
      </w:ins>
    </w:p>
    <w:p w:rsidR="00D52A50" w:rsidRDefault="00D52A50" w:rsidP="00D52A50">
      <w:pPr>
        <w:pStyle w:val="NormalWeb"/>
        <w:spacing w:before="0" w:beforeAutospacing="0" w:after="0" w:afterAutospacing="0"/>
        <w:ind w:left="720"/>
        <w:rPr>
          <w:ins w:id="817" w:author="Regis Ribeiro" w:date="2026-05-19T11:09:00Z"/>
          <w:rFonts w:ascii="Arial" w:hAnsi="Arial" w:cs="Arial"/>
          <w:color w:val="1F1F1F"/>
        </w:rPr>
      </w:pPr>
      <w:ins w:id="818" w:author="Regis Ribeiro" w:date="2026-05-19T11:09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(Copie o código retornado em UUID="...",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ex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: 1234abcd-5678...)</w:t>
        </w:r>
      </w:ins>
    </w:p>
    <w:p w:rsidR="00D52A50" w:rsidRDefault="00D52A50" w:rsidP="00D52A50">
      <w:pPr>
        <w:pStyle w:val="NormalWeb"/>
        <w:numPr>
          <w:ilvl w:val="0"/>
          <w:numId w:val="19"/>
        </w:numPr>
        <w:spacing w:before="0" w:beforeAutospacing="0" w:after="0" w:afterAutospacing="0"/>
        <w:rPr>
          <w:ins w:id="819" w:author="Regis Ribeiro" w:date="2026-05-19T11:09:00Z"/>
          <w:rFonts w:ascii="Arial" w:hAnsi="Arial" w:cs="Arial"/>
          <w:color w:val="1F1F1F"/>
        </w:rPr>
      </w:pPr>
      <w:ins w:id="820" w:author="Regis Ribeiro" w:date="2026-05-19T11:09:00Z">
        <w:r>
          <w:rPr>
            <w:rFonts w:ascii="Arial" w:hAnsi="Arial" w:cs="Arial"/>
            <w:color w:val="1F1F1F"/>
          </w:rPr>
          <w:t xml:space="preserve">Adicione a regra absoluta no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fstab</w:t>
        </w:r>
        <w:proofErr w:type="spellEnd"/>
        <w:r>
          <w:rPr>
            <w:rFonts w:ascii="Arial" w:hAnsi="Arial" w:cs="Arial"/>
            <w:color w:val="1F1F1F"/>
          </w:rPr>
          <w:t xml:space="preserve">, substituindo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&lt;SEU-UUID&gt;</w:t>
        </w:r>
        <w:r>
          <w:rPr>
            <w:rFonts w:ascii="Arial" w:hAnsi="Arial" w:cs="Arial"/>
            <w:color w:val="1F1F1F"/>
          </w:rPr>
          <w:t xml:space="preserve"> pelo código copiado:</w:t>
        </w:r>
      </w:ins>
    </w:p>
    <w:p w:rsidR="00D52A50" w:rsidRDefault="00D52A50" w:rsidP="00D52A50">
      <w:pPr>
        <w:ind w:left="720"/>
        <w:rPr>
          <w:ins w:id="821" w:author="Regis Ribeiro" w:date="2026-05-19T11:09:00Z"/>
          <w:rFonts w:ascii="Arial" w:hAnsi="Arial" w:cs="Arial"/>
          <w:color w:val="444746"/>
        </w:rPr>
      </w:pPr>
      <w:proofErr w:type="spellStart"/>
      <w:ins w:id="822" w:author="Regis Ribeiro" w:date="2026-05-19T11:09:00Z">
        <w:r>
          <w:rPr>
            <w:rStyle w:val="ng-tns-c512698880-169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823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24" w:author="Regis Ribeiro" w:date="2026-05-19T11:09:00Z">
        <w:r>
          <w:rPr>
            <w:rStyle w:val="hljs-builtin"/>
            <w:rFonts w:ascii="Arial" w:hAnsi="Arial" w:cs="Arial"/>
            <w:color w:val="1967D2"/>
            <w:sz w:val="21"/>
            <w:szCs w:val="21"/>
            <w:bdr w:val="none" w:sz="0" w:space="0" w:color="auto" w:frame="1"/>
          </w:rPr>
          <w:t>echo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'UUID=&lt;SEU-UUID&gt; /var/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lib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rancher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/k3s/</w:t>
        </w:r>
        <w:proofErr w:type="spell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storage</w:t>
        </w:r>
        <w:proofErr w:type="spell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 xml:space="preserve"> ext4 </w:t>
        </w:r>
        <w:proofErr w:type="spellStart"/>
        <w:proofErr w:type="gramStart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>defaults,noatime</w:t>
        </w:r>
        <w:proofErr w:type="spellEnd"/>
        <w:proofErr w:type="gramEnd"/>
        <w:r>
          <w:rPr>
            <w:rStyle w:val="hljs-string"/>
            <w:rFonts w:ascii="Arial" w:hAnsi="Arial" w:cs="Arial"/>
            <w:color w:val="188038"/>
            <w:sz w:val="21"/>
            <w:szCs w:val="21"/>
            <w:bdr w:val="none" w:sz="0" w:space="0" w:color="auto" w:frame="1"/>
          </w:rPr>
          <w:t xml:space="preserve"> 0 2'</w:t>
        </w:r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|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tee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 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etc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fstab</w:t>
        </w:r>
        <w:proofErr w:type="spellEnd"/>
      </w:ins>
    </w:p>
    <w:p w:rsidR="00D52A50" w:rsidRDefault="00D52A50" w:rsidP="00D52A50">
      <w:pPr>
        <w:pStyle w:val="NormalWeb"/>
        <w:numPr>
          <w:ilvl w:val="0"/>
          <w:numId w:val="19"/>
        </w:numPr>
        <w:spacing w:before="0" w:beforeAutospacing="0" w:after="150" w:afterAutospacing="0"/>
        <w:rPr>
          <w:ins w:id="825" w:author="Regis Ribeiro" w:date="2026-05-19T11:09:00Z"/>
          <w:rFonts w:ascii="Arial" w:hAnsi="Arial" w:cs="Arial"/>
          <w:color w:val="1F1F1F"/>
        </w:rPr>
      </w:pPr>
      <w:ins w:id="826" w:author="Regis Ribeiro" w:date="2026-05-19T11:09:00Z">
        <w:r>
          <w:rPr>
            <w:rFonts w:ascii="Arial" w:hAnsi="Arial" w:cs="Arial"/>
            <w:color w:val="1F1F1F"/>
          </w:rPr>
          <w:t>Efetive a montagem transparente:</w:t>
        </w:r>
      </w:ins>
    </w:p>
    <w:p w:rsidR="00D52A50" w:rsidRDefault="00D52A50" w:rsidP="00D52A50">
      <w:pPr>
        <w:ind w:left="720"/>
        <w:rPr>
          <w:ins w:id="827" w:author="Regis Ribeiro" w:date="2026-05-19T11:09:00Z"/>
          <w:rFonts w:ascii="Arial" w:hAnsi="Arial" w:cs="Arial"/>
          <w:color w:val="444746"/>
        </w:rPr>
      </w:pPr>
      <w:proofErr w:type="spellStart"/>
      <w:ins w:id="828" w:author="Regis Ribeiro" w:date="2026-05-19T11:09:00Z">
        <w:r>
          <w:rPr>
            <w:rStyle w:val="ng-tns-c512698880-170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829" w:author="Regis Ribeiro" w:date="2026-05-19T11:09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30" w:author="Regis Ribeiro" w:date="2026-05-19T11:09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mount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</w:t>
        </w:r>
      </w:ins>
    </w:p>
    <w:p w:rsidR="00D52A50" w:rsidRDefault="00D52A50" w:rsidP="00D52A50">
      <w:pPr>
        <w:pStyle w:val="Pr-formataoHTML"/>
        <w:ind w:left="720"/>
        <w:rPr>
          <w:ins w:id="831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</w:p>
    <w:p w:rsidR="00D52A50" w:rsidRDefault="00D52A50" w:rsidP="00D52A50">
      <w:pPr>
        <w:pStyle w:val="Ttulo4"/>
        <w:spacing w:after="120"/>
        <w:rPr>
          <w:ins w:id="832" w:author="Regis Ribeiro" w:date="2026-05-19T11:06:00Z"/>
          <w:color w:val="1F1F1F"/>
        </w:rPr>
      </w:pPr>
      <w:ins w:id="833" w:author="Regis Ribeiro" w:date="2026-05-19T11:06:00Z">
        <w:r>
          <w:rPr>
            <w:color w:val="1F1F1F"/>
          </w:rPr>
          <w:t>Passo 6: Religamento e Validação</w:t>
        </w:r>
      </w:ins>
    </w:p>
    <w:p w:rsidR="00D52A50" w:rsidRDefault="00D52A50" w:rsidP="00D52A50">
      <w:pPr>
        <w:pStyle w:val="NormalWeb"/>
        <w:numPr>
          <w:ilvl w:val="0"/>
          <w:numId w:val="15"/>
        </w:numPr>
        <w:spacing w:before="0" w:beforeAutospacing="0" w:after="150" w:afterAutospacing="0"/>
        <w:rPr>
          <w:ins w:id="834" w:author="Regis Ribeiro" w:date="2026-05-19T11:06:00Z"/>
          <w:rFonts w:ascii="Arial" w:hAnsi="Arial" w:cs="Arial"/>
          <w:color w:val="1F1F1F"/>
        </w:rPr>
      </w:pPr>
      <w:ins w:id="835" w:author="Regis Ribeiro" w:date="2026-05-19T11:06:00Z">
        <w:r>
          <w:rPr>
            <w:rFonts w:ascii="Arial" w:hAnsi="Arial" w:cs="Arial"/>
            <w:color w:val="1F1F1F"/>
          </w:rPr>
          <w:t xml:space="preserve">Inicie 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 xml:space="preserve"> novamente no nó Master:</w:t>
        </w:r>
      </w:ins>
    </w:p>
    <w:p w:rsidR="00D52A50" w:rsidRDefault="00D52A50" w:rsidP="00D52A50">
      <w:pPr>
        <w:ind w:left="720"/>
        <w:rPr>
          <w:ins w:id="836" w:author="Regis Ribeiro" w:date="2026-05-19T11:06:00Z"/>
          <w:rFonts w:ascii="Arial" w:hAnsi="Arial" w:cs="Arial"/>
          <w:color w:val="444746"/>
        </w:rPr>
      </w:pPr>
      <w:proofErr w:type="spellStart"/>
      <w:ins w:id="837" w:author="Regis Ribeiro" w:date="2026-05-19T11:06:00Z">
        <w:r>
          <w:rPr>
            <w:rStyle w:val="ng-tns-c512698880-159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838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39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systemctl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start k3s</w:t>
        </w:r>
      </w:ins>
    </w:p>
    <w:p w:rsidR="00D52A50" w:rsidRDefault="00D52A50" w:rsidP="00D52A50">
      <w:pPr>
        <w:pStyle w:val="NormalWeb"/>
        <w:numPr>
          <w:ilvl w:val="0"/>
          <w:numId w:val="15"/>
        </w:numPr>
        <w:spacing w:before="0" w:beforeAutospacing="0" w:after="150" w:afterAutospacing="0"/>
        <w:rPr>
          <w:ins w:id="840" w:author="Regis Ribeiro" w:date="2026-05-19T11:06:00Z"/>
          <w:rFonts w:ascii="Arial" w:hAnsi="Arial" w:cs="Arial"/>
          <w:color w:val="1F1F1F"/>
        </w:rPr>
      </w:pPr>
      <w:ins w:id="841" w:author="Regis Ribeiro" w:date="2026-05-19T11:06:00Z">
        <w:r>
          <w:rPr>
            <w:rFonts w:ascii="Arial" w:hAnsi="Arial" w:cs="Arial"/>
            <w:color w:val="1F1F1F"/>
          </w:rPr>
          <w:t xml:space="preserve">Aguarde cerca de 1 minuto e confira se o banco de dados e 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 subiram:</w:t>
        </w:r>
      </w:ins>
    </w:p>
    <w:p w:rsidR="00D52A50" w:rsidRDefault="00D52A50" w:rsidP="00D52A50">
      <w:pPr>
        <w:ind w:left="720"/>
        <w:rPr>
          <w:ins w:id="842" w:author="Regis Ribeiro" w:date="2026-05-19T11:06:00Z"/>
          <w:rFonts w:ascii="Arial" w:hAnsi="Arial" w:cs="Arial"/>
          <w:color w:val="444746"/>
        </w:rPr>
      </w:pPr>
      <w:proofErr w:type="spellStart"/>
      <w:ins w:id="843" w:author="Regis Ribeiro" w:date="2026-05-19T11:06:00Z">
        <w:r>
          <w:rPr>
            <w:rStyle w:val="ng-tns-c512698880-160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ind w:left="720"/>
        <w:rPr>
          <w:ins w:id="844" w:author="Regis Ribeiro" w:date="2026-05-19T11:06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45" w:author="Regis Ribeiro" w:date="2026-05-19T11:06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kubectl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get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pods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-A</w:t>
        </w:r>
      </w:ins>
    </w:p>
    <w:p w:rsidR="00D52A50" w:rsidRDefault="00D52A50" w:rsidP="00D52A50">
      <w:pPr>
        <w:pStyle w:val="NormalWeb"/>
        <w:numPr>
          <w:ilvl w:val="0"/>
          <w:numId w:val="15"/>
        </w:numPr>
        <w:spacing w:before="0" w:beforeAutospacing="0" w:after="0" w:afterAutospacing="0"/>
        <w:rPr>
          <w:ins w:id="846" w:author="Regis Ribeiro" w:date="2026-05-19T11:06:00Z"/>
          <w:rFonts w:ascii="Arial" w:hAnsi="Arial" w:cs="Arial"/>
          <w:color w:val="1F1F1F"/>
        </w:rPr>
      </w:pPr>
      <w:ins w:id="847" w:author="Regis Ribeiro" w:date="2026-05-19T11:06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Religamento do Cluster:</w:t>
        </w:r>
        <w:r>
          <w:rPr>
            <w:rFonts w:ascii="Arial" w:hAnsi="Arial" w:cs="Arial"/>
            <w:color w:val="1F1F1F"/>
          </w:rPr>
          <w:t xml:space="preserve"> Com o Master rodando suave e os dados agora lendo do SSD dedicado, ligue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Workers</w:t>
        </w:r>
        <w:proofErr w:type="spellEnd"/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sudo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clusterctrl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on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all</w:t>
        </w:r>
        <w:proofErr w:type="spellEnd"/>
        <w:r>
          <w:rPr>
            <w:rFonts w:ascii="Arial" w:hAnsi="Arial" w:cs="Arial"/>
            <w:color w:val="1F1F1F"/>
          </w:rPr>
          <w:t>), remova o isolamento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kubectl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uncordon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...</w:t>
        </w:r>
        <w:r>
          <w:rPr>
            <w:rFonts w:ascii="Arial" w:hAnsi="Arial" w:cs="Arial"/>
            <w:color w:val="1F1F1F"/>
          </w:rPr>
          <w:t xml:space="preserve">) e destranque o </w:t>
        </w:r>
        <w:proofErr w:type="spellStart"/>
        <w:r>
          <w:rPr>
            <w:rFonts w:ascii="Arial" w:hAnsi="Arial" w:cs="Arial"/>
            <w:color w:val="1F1F1F"/>
          </w:rPr>
          <w:t>Vault</w:t>
        </w:r>
        <w:proofErr w:type="spellEnd"/>
        <w:r>
          <w:rPr>
            <w:rFonts w:ascii="Arial" w:hAnsi="Arial" w:cs="Arial"/>
            <w:color w:val="1F1F1F"/>
          </w:rPr>
          <w:t xml:space="preserve"> (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vault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operator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unseal</w:t>
        </w:r>
        <w:proofErr w:type="spellEnd"/>
        <w:r>
          <w:rPr>
            <w:rFonts w:ascii="Arial" w:hAnsi="Arial" w:cs="Arial"/>
            <w:color w:val="1F1F1F"/>
          </w:rPr>
          <w:t xml:space="preserve"> 3x).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48" w:author="Regis Ribeiro" w:date="2026-05-19T11:06:00Z"/>
          <w:rFonts w:ascii="Arial" w:hAnsi="Arial" w:cs="Arial"/>
          <w:color w:val="1F1F1F"/>
        </w:rPr>
      </w:pPr>
      <w:ins w:id="849" w:author="Regis Ribeiro" w:date="2026-05-19T11:06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(Nota: Após alguns dias de operação estável, você poderá deletar a pasta </w:t>
        </w:r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/var/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lib</w:t>
        </w:r>
        <w:proofErr w:type="spellEnd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/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rancher</w:t>
        </w:r>
        <w:proofErr w:type="spellEnd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/k3s/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storage_backup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para liberar espaço no SSD 1 de boot).</w:t>
        </w:r>
      </w:ins>
    </w:p>
    <w:p w:rsidR="00D52A50" w:rsidRDefault="00A2413E" w:rsidP="00D52A50">
      <w:pPr>
        <w:spacing w:after="120"/>
        <w:rPr>
          <w:ins w:id="850" w:author="Regis Ribeiro" w:date="2026-05-19T11:06:00Z"/>
          <w:rFonts w:ascii="Arial" w:hAnsi="Arial" w:cs="Arial"/>
          <w:color w:val="1F1F1F"/>
        </w:rPr>
      </w:pPr>
      <w:ins w:id="851" w:author="Regis Ribeiro" w:date="2026-05-19T11:06:00Z">
        <w:r>
          <w:rPr>
            <w:rFonts w:ascii="Arial" w:hAnsi="Arial" w:cs="Arial"/>
            <w:noProof/>
            <w:color w:val="1F1F1F"/>
          </w:rPr>
          <w:pict>
            <v:rect id="_x0000_i1026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852" w:author="Regis Ribeiro" w:date="2026-05-19T11:08:00Z"/>
          <w:rFonts w:ascii="Arial" w:hAnsi="Arial" w:cs="Arial"/>
          <w:color w:val="1F1F1F"/>
        </w:rPr>
      </w:pPr>
      <w:ins w:id="853" w:author="Regis Ribeiro" w:date="2026-05-19T11:08:00Z">
        <w:r>
          <w:rPr>
            <w:rFonts w:ascii="Arial" w:hAnsi="Arial" w:cs="Arial"/>
            <w:color w:val="1F1F1F"/>
          </w:rPr>
          <w:t>Sua observação no K9s foi cirúrgica e revelou exatamente o que está derrubando o seu cluster.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54" w:author="Regis Ribeiro" w:date="2026-05-19T11:08:00Z"/>
          <w:rFonts w:ascii="Arial" w:hAnsi="Arial" w:cs="Arial"/>
          <w:color w:val="1F1F1F"/>
        </w:rPr>
      </w:pPr>
      <w:ins w:id="855" w:author="Regis Ribeiro" w:date="2026-05-19T11:08:00Z">
        <w:r>
          <w:rPr>
            <w:rFonts w:ascii="Arial" w:hAnsi="Arial" w:cs="Arial"/>
            <w:color w:val="1F1F1F"/>
          </w:rPr>
          <w:t xml:space="preserve">O culpado pelas 4 réplicas não é o seu arquivo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backend-k3s.yaml</w:t>
        </w:r>
        <w:r>
          <w:rPr>
            <w:rFonts w:ascii="Arial" w:hAnsi="Arial" w:cs="Arial"/>
            <w:color w:val="1F1F1F"/>
          </w:rPr>
          <w:t xml:space="preserve">, mas sim o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Horizontal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Pod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</w:t>
        </w:r>
        <w:proofErr w:type="spellStart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Autoscaler</w:t>
        </w:r>
        <w:proofErr w:type="spellEnd"/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 xml:space="preserve"> (HPA)</w:t>
        </w:r>
        <w:r>
          <w:rPr>
            <w:rFonts w:ascii="Arial" w:hAnsi="Arial" w:cs="Arial"/>
            <w:color w:val="1F1F1F"/>
          </w:rPr>
          <w:t xml:space="preserve"> que você configurou no arquivo </w:t>
        </w:r>
        <w:proofErr w:type="spellStart"/>
        <w:proofErr w:type="gram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hpa.yaml</w:t>
        </w:r>
        <w:proofErr w:type="spellEnd"/>
        <w:proofErr w:type="gramEnd"/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56" w:author="Regis Ribeiro" w:date="2026-05-19T11:08:00Z"/>
          <w:rFonts w:ascii="Arial" w:hAnsi="Arial" w:cs="Arial"/>
          <w:color w:val="1F1F1F"/>
        </w:rPr>
      </w:pPr>
      <w:ins w:id="857" w:author="Regis Ribeiro" w:date="2026-05-19T11:08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O que está acontecendo nos bastidores: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58" w:author="Regis Ribeiro" w:date="2026-05-19T11:08:00Z"/>
          <w:rFonts w:ascii="Arial" w:hAnsi="Arial" w:cs="Arial"/>
          <w:color w:val="1F1F1F"/>
        </w:rPr>
      </w:pPr>
      <w:ins w:id="859" w:author="Regis Ribeiro" w:date="2026-05-19T11:08:00Z">
        <w:r>
          <w:rPr>
            <w:rFonts w:ascii="Arial" w:hAnsi="Arial" w:cs="Arial"/>
            <w:color w:val="1F1F1F"/>
          </w:rPr>
          <w:t xml:space="preserve">O Spring Boot exige muito processamento durante o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cold start</w:t>
        </w:r>
        <w:r>
          <w:rPr>
            <w:rFonts w:ascii="Arial" w:hAnsi="Arial" w:cs="Arial"/>
            <w:color w:val="1F1F1F"/>
          </w:rPr>
          <w:t xml:space="preserve"> (inicialização). Quando a primeira réplica tenta subir no Pi Zero, o uso de CPU da plaquinha vai a 100%. O seu HPA está configurado para disparar se a CPU passar de 50%. O HPA entra em pânico achando que é um pico de acessos e manda subir o limite máximo: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4 réplicas simultâneas</w:t>
        </w:r>
        <w:r>
          <w:rPr>
            <w:rFonts w:ascii="Arial" w:hAnsi="Arial" w:cs="Arial"/>
            <w:color w:val="1F1F1F"/>
          </w:rPr>
          <w:t xml:space="preserve">. Quatro </w:t>
        </w:r>
        <w:proofErr w:type="spellStart"/>
        <w:r>
          <w:rPr>
            <w:rFonts w:ascii="Arial" w:hAnsi="Arial" w:cs="Arial"/>
            <w:color w:val="1F1F1F"/>
          </w:rPr>
          <w:t>JVMs</w:t>
        </w:r>
        <w:proofErr w:type="spellEnd"/>
        <w:r>
          <w:rPr>
            <w:rFonts w:ascii="Arial" w:hAnsi="Arial" w:cs="Arial"/>
            <w:color w:val="1F1F1F"/>
          </w:rPr>
          <w:t xml:space="preserve"> tentando iniciar ao mesmo tempo esgotam a memória e a CPU dos Pi Zeros, travando o sistema operacional e derrubando o nó inteiro.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860" w:author="Regis Ribeiro" w:date="2026-05-19T11:08:00Z"/>
          <w:rFonts w:ascii="Arial" w:hAnsi="Arial" w:cs="Arial"/>
          <w:color w:val="1F1F1F"/>
        </w:rPr>
      </w:pPr>
      <w:ins w:id="861" w:author="Regis Ribeiro" w:date="2026-05-19T11:08:00Z">
        <w:r>
          <w:rPr>
            <w:rFonts w:ascii="Arial" w:hAnsi="Arial" w:cs="Arial"/>
            <w:color w:val="1F1F1F"/>
          </w:rPr>
          <w:t>O seu plano de ação de subir uma por vez é perfeito para hardware restrito. Vamos executar isso agora:</w:t>
        </w:r>
      </w:ins>
    </w:p>
    <w:p w:rsidR="00D52A50" w:rsidRDefault="00D52A50" w:rsidP="00D52A50">
      <w:pPr>
        <w:pStyle w:val="Ttulo3"/>
        <w:spacing w:before="0" w:after="120"/>
        <w:rPr>
          <w:ins w:id="862" w:author="Regis Ribeiro" w:date="2026-05-19T11:08:00Z"/>
          <w:color w:val="1F1F1F"/>
        </w:rPr>
      </w:pPr>
      <w:ins w:id="863" w:author="Regis Ribeiro" w:date="2026-05-19T11:08:00Z">
        <w:r>
          <w:rPr>
            <w:color w:val="1F1F1F"/>
          </w:rPr>
          <w:t>Passo 1: Desativar o HPA (O Gatilho)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864" w:author="Regis Ribeiro" w:date="2026-05-19T11:08:00Z"/>
          <w:rFonts w:ascii="Arial" w:hAnsi="Arial" w:cs="Arial"/>
          <w:color w:val="1F1F1F"/>
        </w:rPr>
      </w:pPr>
      <w:ins w:id="865" w:author="Regis Ribeiro" w:date="2026-05-19T11:08:00Z">
        <w:r>
          <w:rPr>
            <w:rFonts w:ascii="Arial" w:hAnsi="Arial" w:cs="Arial"/>
            <w:color w:val="1F1F1F"/>
          </w:rPr>
          <w:t xml:space="preserve">Antes de mexermos nos </w:t>
        </w:r>
        <w:proofErr w:type="spellStart"/>
        <w:r>
          <w:rPr>
            <w:rFonts w:ascii="Arial" w:hAnsi="Arial" w:cs="Arial"/>
            <w:color w:val="1F1F1F"/>
          </w:rPr>
          <w:t>pods</w:t>
        </w:r>
        <w:proofErr w:type="spellEnd"/>
        <w:r>
          <w:rPr>
            <w:rFonts w:ascii="Arial" w:hAnsi="Arial" w:cs="Arial"/>
            <w:color w:val="1F1F1F"/>
          </w:rPr>
          <w:t>, precisamos impedir que o HPA continue lutando contra nós. No terminal, delete o HPA atual:</w:t>
        </w:r>
      </w:ins>
    </w:p>
    <w:p w:rsidR="00D52A50" w:rsidRDefault="00D52A50" w:rsidP="00D52A50">
      <w:pPr>
        <w:rPr>
          <w:ins w:id="866" w:author="Regis Ribeiro" w:date="2026-05-19T11:08:00Z"/>
          <w:rFonts w:ascii="Arial" w:hAnsi="Arial" w:cs="Arial"/>
          <w:color w:val="444746"/>
        </w:rPr>
      </w:pPr>
      <w:proofErr w:type="spellStart"/>
      <w:ins w:id="867" w:author="Regis Ribeiro" w:date="2026-05-19T11:08:00Z">
        <w:r>
          <w:rPr>
            <w:rStyle w:val="ng-tns-c512698880-124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868" w:author="Regis Ribeiro" w:date="2026-05-19T11:08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69" w:author="Regis Ribeiro" w:date="2026-05-19T11:08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kubectl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delete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hpa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lista-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presenca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-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backend-hpa</w:t>
        </w:r>
        <w:proofErr w:type="spellEnd"/>
      </w:ins>
    </w:p>
    <w:p w:rsidR="00D52A50" w:rsidRDefault="00D52A50" w:rsidP="00D52A50">
      <w:pPr>
        <w:pStyle w:val="Ttulo3"/>
        <w:spacing w:before="0" w:after="120"/>
        <w:rPr>
          <w:ins w:id="870" w:author="Regis Ribeiro" w:date="2026-05-19T11:08:00Z"/>
          <w:color w:val="1F1F1F"/>
        </w:rPr>
      </w:pPr>
      <w:ins w:id="871" w:author="Regis Ribeiro" w:date="2026-05-19T11:08:00Z">
        <w:r>
          <w:rPr>
            <w:color w:val="1F1F1F"/>
          </w:rPr>
          <w:t>Passo 2: Escalar para Zero (Limpeza Geral)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872" w:author="Regis Ribeiro" w:date="2026-05-19T11:08:00Z"/>
          <w:rFonts w:ascii="Arial" w:hAnsi="Arial" w:cs="Arial"/>
          <w:color w:val="1F1F1F"/>
        </w:rPr>
      </w:pPr>
      <w:ins w:id="873" w:author="Regis Ribeiro" w:date="2026-05-19T11:08:00Z">
        <w:r>
          <w:rPr>
            <w:rFonts w:ascii="Arial" w:hAnsi="Arial" w:cs="Arial"/>
            <w:color w:val="1F1F1F"/>
          </w:rPr>
          <w:lastRenderedPageBreak/>
          <w:t xml:space="preserve">Em vez de deletar os </w:t>
        </w:r>
        <w:proofErr w:type="spellStart"/>
        <w:r>
          <w:rPr>
            <w:rFonts w:ascii="Arial" w:hAnsi="Arial" w:cs="Arial"/>
            <w:color w:val="1F1F1F"/>
          </w:rPr>
          <w:t>pods</w:t>
        </w:r>
        <w:proofErr w:type="spellEnd"/>
        <w:r>
          <w:rPr>
            <w:rFonts w:ascii="Arial" w:hAnsi="Arial" w:cs="Arial"/>
            <w:color w:val="1F1F1F"/>
          </w:rPr>
          <w:t xml:space="preserve"> à força (o que faria o </w:t>
        </w:r>
        <w:proofErr w:type="spellStart"/>
        <w:r>
          <w:rPr>
            <w:rFonts w:ascii="Arial" w:hAnsi="Arial" w:cs="Arial"/>
            <w:color w:val="1F1F1F"/>
          </w:rPr>
          <w:t>Kubernetes</w:t>
        </w:r>
        <w:proofErr w:type="spellEnd"/>
        <w:r>
          <w:rPr>
            <w:rFonts w:ascii="Arial" w:hAnsi="Arial" w:cs="Arial"/>
            <w:color w:val="1F1F1F"/>
          </w:rPr>
          <w:t xml:space="preserve"> tentar recriá-los imediatamente), vamos dizer ao Deployment que queremos zero réplicas. Isso fará um desligamento gracioso e aliviará a carga dos nós.</w:t>
        </w:r>
      </w:ins>
    </w:p>
    <w:p w:rsidR="00D52A50" w:rsidRPr="00D52A50" w:rsidRDefault="00D52A50" w:rsidP="00D52A50">
      <w:pPr>
        <w:rPr>
          <w:ins w:id="874" w:author="Regis Ribeiro" w:date="2026-05-19T11:08:00Z"/>
          <w:rFonts w:ascii="Arial" w:hAnsi="Arial" w:cs="Arial"/>
          <w:color w:val="444746"/>
          <w:lang w:val="en-US"/>
          <w:rPrChange w:id="875" w:author="Regis Ribeiro" w:date="2026-05-19T11:08:00Z">
            <w:rPr>
              <w:ins w:id="876" w:author="Regis Ribeiro" w:date="2026-05-19T11:08:00Z"/>
              <w:rFonts w:ascii="Arial" w:hAnsi="Arial" w:cs="Arial"/>
              <w:color w:val="444746"/>
            </w:rPr>
          </w:rPrChange>
        </w:rPr>
      </w:pPr>
      <w:ins w:id="877" w:author="Regis Ribeiro" w:date="2026-05-19T11:08:00Z">
        <w:r w:rsidRPr="00D52A50">
          <w:rPr>
            <w:rStyle w:val="ng-tns-c512698880-125"/>
            <w:rFonts w:ascii="Arial" w:hAnsi="Arial" w:cs="Arial"/>
            <w:color w:val="444746"/>
            <w:bdr w:val="none" w:sz="0" w:space="0" w:color="auto" w:frame="1"/>
            <w:lang w:val="en-US"/>
            <w:rPrChange w:id="878" w:author="Regis Ribeiro" w:date="2026-05-19T11:08:00Z">
              <w:rPr>
                <w:rStyle w:val="ng-tns-c512698880-125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rPr>
          <w:ins w:id="879" w:author="Regis Ribeiro" w:date="2026-05-19T11:08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880" w:author="Regis Ribeiro" w:date="2026-05-19T11:08:00Z">
            <w:rPr>
              <w:ins w:id="881" w:author="Regis Ribeiro" w:date="2026-05-19T11:08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882" w:author="Regis Ribeiro" w:date="2026-05-19T11:08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3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4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scale deployment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5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lista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6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7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presenca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888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-backend --replicas=0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89" w:author="Regis Ribeiro" w:date="2026-05-19T11:08:00Z"/>
          <w:rFonts w:ascii="Arial" w:hAnsi="Arial" w:cs="Arial"/>
          <w:color w:val="1F1F1F"/>
        </w:rPr>
      </w:pPr>
      <w:ins w:id="890" w:author="Regis Ribeiro" w:date="2026-05-19T11:08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Aguarde no K9s até que todos os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pods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do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backend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sumam da tela.</w:t>
        </w:r>
      </w:ins>
    </w:p>
    <w:p w:rsidR="00D52A50" w:rsidRDefault="00D52A50" w:rsidP="00D52A50">
      <w:pPr>
        <w:pStyle w:val="Ttulo3"/>
        <w:spacing w:before="0" w:after="120"/>
        <w:rPr>
          <w:ins w:id="891" w:author="Regis Ribeiro" w:date="2026-05-19T11:08:00Z"/>
          <w:color w:val="1F1F1F"/>
        </w:rPr>
      </w:pPr>
      <w:ins w:id="892" w:author="Regis Ribeiro" w:date="2026-05-19T11:08:00Z">
        <w:r>
          <w:rPr>
            <w:color w:val="1F1F1F"/>
          </w:rPr>
          <w:t>Passo 3: Estabilizar os Nós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93" w:author="Regis Ribeiro" w:date="2026-05-19T11:08:00Z"/>
          <w:rFonts w:ascii="Arial" w:hAnsi="Arial" w:cs="Arial"/>
          <w:color w:val="1F1F1F"/>
        </w:rPr>
      </w:pPr>
      <w:ins w:id="894" w:author="Regis Ribeiro" w:date="2026-05-19T11:08:00Z">
        <w:r>
          <w:rPr>
            <w:rFonts w:ascii="Arial" w:hAnsi="Arial" w:cs="Arial"/>
            <w:color w:val="1F1F1F"/>
          </w:rPr>
          <w:t xml:space="preserve">Dê cerca de 2 a 3 minutos para que os Pi Zeros "respirem", esvaziem a memória swap e voltem ao status de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Ready</w:t>
        </w:r>
        <w:proofErr w:type="spellEnd"/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rPr>
          <w:ins w:id="895" w:author="Regis Ribeiro" w:date="2026-05-19T11:08:00Z"/>
          <w:rFonts w:ascii="Arial" w:hAnsi="Arial" w:cs="Arial"/>
          <w:color w:val="444746"/>
        </w:rPr>
      </w:pPr>
      <w:proofErr w:type="spellStart"/>
      <w:ins w:id="896" w:author="Regis Ribeiro" w:date="2026-05-19T11:08:00Z">
        <w:r>
          <w:rPr>
            <w:rStyle w:val="ng-tns-c512698880-126"/>
            <w:rFonts w:ascii="Arial" w:hAnsi="Arial" w:cs="Arial"/>
            <w:color w:val="444746"/>
            <w:bdr w:val="none" w:sz="0" w:space="0" w:color="auto" w:frame="1"/>
          </w:rPr>
          <w:t>Bash</w:t>
        </w:r>
        <w:proofErr w:type="spellEnd"/>
      </w:ins>
    </w:p>
    <w:p w:rsidR="00D52A50" w:rsidRDefault="00D52A50" w:rsidP="00D52A50">
      <w:pPr>
        <w:pStyle w:val="Pr-formataoHTML"/>
        <w:rPr>
          <w:ins w:id="897" w:author="Regis Ribeiro" w:date="2026-05-19T11:08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</w:rPr>
      </w:pPr>
      <w:proofErr w:type="spellStart"/>
      <w:ins w:id="898" w:author="Regis Ribeiro" w:date="2026-05-19T11:08:00Z"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kubectl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get</w:t>
        </w:r>
        <w:proofErr w:type="spellEnd"/>
        <w:r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 xml:space="preserve"> nodes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899" w:author="Regis Ribeiro" w:date="2026-05-19T11:08:00Z"/>
          <w:rFonts w:ascii="Arial" w:hAnsi="Arial" w:cs="Arial"/>
          <w:color w:val="1F1F1F"/>
        </w:rPr>
      </w:pPr>
      <w:ins w:id="900" w:author="Regis Ribeiro" w:date="2026-05-19T11:08:00Z"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(Atenção: Se os Pi Zeros chegaram a reiniciar fisicamente por causa do travamento,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pod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do </w:t>
        </w:r>
        <w:proofErr w:type="spellStart"/>
        <w:r>
          <w:rPr>
            <w:rFonts w:ascii="Arial" w:hAnsi="Arial" w:cs="Arial"/>
            <w:b/>
            <w:bCs/>
            <w:i/>
            <w:iCs/>
            <w:color w:val="1F1F1F"/>
            <w:bdr w:val="none" w:sz="0" w:space="0" w:color="auto" w:frame="1"/>
          </w:rPr>
          <w:t>Vault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no Master pode ter sido selado. Verifique se precisa rodar o 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vault</w:t>
        </w:r>
        <w:proofErr w:type="spellEnd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operator</w:t>
        </w:r>
        <w:proofErr w:type="spellEnd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i/>
            <w:iCs/>
            <w:color w:val="444746"/>
            <w:bdr w:val="none" w:sz="0" w:space="0" w:color="auto" w:frame="1"/>
          </w:rPr>
          <w:t>unseal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antes de avançar, senão o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backend</w:t>
        </w:r>
        <w:proofErr w:type="spellEnd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 não vai conseguir as senhas).</w:t>
        </w:r>
      </w:ins>
    </w:p>
    <w:p w:rsidR="00D52A50" w:rsidRDefault="00D52A50" w:rsidP="00D52A50">
      <w:pPr>
        <w:pStyle w:val="Ttulo3"/>
        <w:spacing w:before="0" w:after="120"/>
        <w:rPr>
          <w:ins w:id="901" w:author="Regis Ribeiro" w:date="2026-05-19T11:08:00Z"/>
          <w:color w:val="1F1F1F"/>
        </w:rPr>
      </w:pPr>
      <w:ins w:id="902" w:author="Regis Ribeiro" w:date="2026-05-19T11:08:00Z">
        <w:r>
          <w:rPr>
            <w:color w:val="1F1F1F"/>
          </w:rPr>
          <w:t>Passo 4: Subir a Primeira Réplica (Cold Start Controlado)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903" w:author="Regis Ribeiro" w:date="2026-05-19T11:08:00Z"/>
          <w:rFonts w:ascii="Arial" w:hAnsi="Arial" w:cs="Arial"/>
          <w:color w:val="1F1F1F"/>
        </w:rPr>
      </w:pPr>
      <w:ins w:id="904" w:author="Regis Ribeiro" w:date="2026-05-19T11:08:00Z">
        <w:r>
          <w:rPr>
            <w:rFonts w:ascii="Arial" w:hAnsi="Arial" w:cs="Arial"/>
            <w:color w:val="1F1F1F"/>
          </w:rPr>
          <w:t>Agora vamos subir apenas uma instância. Como ela estará sozinha, terá toda a CPU do Pi Zero disponível para passar pelo gargalo da inicialização do Java.</w:t>
        </w:r>
      </w:ins>
    </w:p>
    <w:p w:rsidR="00D52A50" w:rsidRPr="00D52A50" w:rsidRDefault="00D52A50" w:rsidP="00D52A50">
      <w:pPr>
        <w:rPr>
          <w:ins w:id="905" w:author="Regis Ribeiro" w:date="2026-05-19T11:08:00Z"/>
          <w:rFonts w:ascii="Arial" w:hAnsi="Arial" w:cs="Arial"/>
          <w:color w:val="444746"/>
          <w:lang w:val="en-US"/>
          <w:rPrChange w:id="906" w:author="Regis Ribeiro" w:date="2026-05-19T11:08:00Z">
            <w:rPr>
              <w:ins w:id="907" w:author="Regis Ribeiro" w:date="2026-05-19T11:08:00Z"/>
              <w:rFonts w:ascii="Arial" w:hAnsi="Arial" w:cs="Arial"/>
              <w:color w:val="444746"/>
            </w:rPr>
          </w:rPrChange>
        </w:rPr>
      </w:pPr>
      <w:ins w:id="908" w:author="Regis Ribeiro" w:date="2026-05-19T11:08:00Z">
        <w:r w:rsidRPr="00D52A50">
          <w:rPr>
            <w:rStyle w:val="ng-tns-c512698880-127"/>
            <w:rFonts w:ascii="Arial" w:hAnsi="Arial" w:cs="Arial"/>
            <w:color w:val="444746"/>
            <w:bdr w:val="none" w:sz="0" w:space="0" w:color="auto" w:frame="1"/>
            <w:lang w:val="en-US"/>
            <w:rPrChange w:id="909" w:author="Regis Ribeiro" w:date="2026-05-19T11:08:00Z">
              <w:rPr>
                <w:rStyle w:val="ng-tns-c512698880-127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rPr>
          <w:ins w:id="910" w:author="Regis Ribeiro" w:date="2026-05-19T11:08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911" w:author="Regis Ribeiro" w:date="2026-05-19T11:08:00Z">
            <w:rPr>
              <w:ins w:id="912" w:author="Regis Ribeiro" w:date="2026-05-19T11:08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913" w:author="Regis Ribeiro" w:date="2026-05-19T11:08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4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5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scale deployment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6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lista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7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8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presenca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19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-backend --replicas=1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920" w:author="Regis Ribeiro" w:date="2026-05-19T11:08:00Z"/>
          <w:rFonts w:ascii="Arial" w:hAnsi="Arial" w:cs="Arial"/>
          <w:color w:val="1F1F1F"/>
        </w:rPr>
      </w:pPr>
      <w:ins w:id="921" w:author="Regis Ribeiro" w:date="2026-05-19T11:08:00Z">
        <w:r>
          <w:rPr>
            <w:rFonts w:ascii="Arial" w:hAnsi="Arial" w:cs="Arial"/>
            <w:color w:val="1F1F1F"/>
          </w:rPr>
          <w:t xml:space="preserve">Acompanhe no K9s ou usando o comando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kubectl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get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pods</w:t>
        </w:r>
        <w:proofErr w:type="spellEnd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 xml:space="preserve"> -w</w:t>
        </w:r>
        <w:r>
          <w:rPr>
            <w:rFonts w:ascii="Arial" w:hAnsi="Arial" w:cs="Arial"/>
            <w:color w:val="1F1F1F"/>
          </w:rPr>
          <w:t xml:space="preserve">. Aguarde pacientemente até que a coluna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READY</w:t>
        </w:r>
        <w:r>
          <w:rPr>
            <w:rFonts w:ascii="Arial" w:hAnsi="Arial" w:cs="Arial"/>
            <w:color w:val="1F1F1F"/>
          </w:rPr>
          <w:t xml:space="preserve"> marque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2/2</w:t>
        </w:r>
        <w:r>
          <w:rPr>
            <w:rFonts w:ascii="Arial" w:hAnsi="Arial" w:cs="Arial"/>
            <w:color w:val="1F1F1F"/>
          </w:rPr>
          <w:t xml:space="preserve"> e o status seja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Running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D52A50" w:rsidP="00D52A50">
      <w:pPr>
        <w:pStyle w:val="Ttulo3"/>
        <w:spacing w:before="0" w:after="120"/>
        <w:rPr>
          <w:ins w:id="922" w:author="Regis Ribeiro" w:date="2026-05-19T11:08:00Z"/>
          <w:color w:val="1F1F1F"/>
        </w:rPr>
      </w:pPr>
      <w:ins w:id="923" w:author="Regis Ribeiro" w:date="2026-05-19T11:08:00Z">
        <w:r>
          <w:rPr>
            <w:color w:val="1F1F1F"/>
          </w:rPr>
          <w:t>Passo 5: Subir a Segunda Réplica</w:t>
        </w:r>
      </w:ins>
    </w:p>
    <w:p w:rsidR="00D52A50" w:rsidRDefault="00D52A50" w:rsidP="00D52A50">
      <w:pPr>
        <w:pStyle w:val="NormalWeb"/>
        <w:spacing w:before="0" w:beforeAutospacing="0" w:after="150" w:afterAutospacing="0"/>
        <w:rPr>
          <w:ins w:id="924" w:author="Regis Ribeiro" w:date="2026-05-19T11:08:00Z"/>
          <w:rFonts w:ascii="Arial" w:hAnsi="Arial" w:cs="Arial"/>
          <w:color w:val="1F1F1F"/>
        </w:rPr>
      </w:pPr>
      <w:ins w:id="925" w:author="Regis Ribeiro" w:date="2026-05-19T11:08:00Z">
        <w:r>
          <w:rPr>
            <w:rFonts w:ascii="Arial" w:hAnsi="Arial" w:cs="Arial"/>
            <w:color w:val="1F1F1F"/>
          </w:rPr>
          <w:t>Com a primeira réplica estabilizada e respondendo (o que já tira o peso do roteamento), vamos escalar a segunda. Ela será enviada para outro Pi Zero, isolando a carga de CPU.</w:t>
        </w:r>
      </w:ins>
    </w:p>
    <w:p w:rsidR="00D52A50" w:rsidRPr="00D52A50" w:rsidRDefault="00D52A50" w:rsidP="00D52A50">
      <w:pPr>
        <w:rPr>
          <w:ins w:id="926" w:author="Regis Ribeiro" w:date="2026-05-19T11:08:00Z"/>
          <w:rFonts w:ascii="Arial" w:hAnsi="Arial" w:cs="Arial"/>
          <w:color w:val="444746"/>
          <w:lang w:val="en-US"/>
          <w:rPrChange w:id="927" w:author="Regis Ribeiro" w:date="2026-05-19T11:08:00Z">
            <w:rPr>
              <w:ins w:id="928" w:author="Regis Ribeiro" w:date="2026-05-19T11:08:00Z"/>
              <w:rFonts w:ascii="Arial" w:hAnsi="Arial" w:cs="Arial"/>
              <w:color w:val="444746"/>
            </w:rPr>
          </w:rPrChange>
        </w:rPr>
      </w:pPr>
      <w:ins w:id="929" w:author="Regis Ribeiro" w:date="2026-05-19T11:08:00Z">
        <w:r w:rsidRPr="00D52A50">
          <w:rPr>
            <w:rStyle w:val="ng-tns-c512698880-128"/>
            <w:rFonts w:ascii="Arial" w:hAnsi="Arial" w:cs="Arial"/>
            <w:color w:val="444746"/>
            <w:bdr w:val="none" w:sz="0" w:space="0" w:color="auto" w:frame="1"/>
            <w:lang w:val="en-US"/>
            <w:rPrChange w:id="930" w:author="Regis Ribeiro" w:date="2026-05-19T11:08:00Z">
              <w:rPr>
                <w:rStyle w:val="ng-tns-c512698880-128"/>
                <w:rFonts w:ascii="Arial" w:hAnsi="Arial" w:cs="Arial"/>
                <w:color w:val="444746"/>
                <w:bdr w:val="none" w:sz="0" w:space="0" w:color="auto" w:frame="1"/>
              </w:rPr>
            </w:rPrChange>
          </w:rPr>
          <w:t>Bash</w:t>
        </w:r>
      </w:ins>
    </w:p>
    <w:p w:rsidR="00D52A50" w:rsidRPr="00D52A50" w:rsidRDefault="00D52A50" w:rsidP="00D52A50">
      <w:pPr>
        <w:pStyle w:val="Pr-formataoHTML"/>
        <w:rPr>
          <w:ins w:id="931" w:author="Regis Ribeiro" w:date="2026-05-19T11:08:00Z"/>
          <w:rStyle w:val="CdigoHTML"/>
          <w:rFonts w:ascii="Arial" w:hAnsi="Arial" w:cs="Arial"/>
          <w:color w:val="444746"/>
          <w:sz w:val="21"/>
          <w:szCs w:val="21"/>
          <w:bdr w:val="none" w:sz="0" w:space="0" w:color="auto" w:frame="1"/>
          <w:lang w:val="en-US"/>
          <w:rPrChange w:id="932" w:author="Regis Ribeiro" w:date="2026-05-19T11:08:00Z">
            <w:rPr>
              <w:ins w:id="933" w:author="Regis Ribeiro" w:date="2026-05-19T11:08:00Z"/>
              <w:rStyle w:val="CdigoHTML"/>
              <w:rFonts w:ascii="Arial" w:hAnsi="Arial" w:cs="Arial"/>
              <w:color w:val="444746"/>
              <w:sz w:val="21"/>
              <w:szCs w:val="21"/>
              <w:bdr w:val="none" w:sz="0" w:space="0" w:color="auto" w:frame="1"/>
            </w:rPr>
          </w:rPrChange>
        </w:rPr>
      </w:pPr>
      <w:proofErr w:type="spellStart"/>
      <w:ins w:id="934" w:author="Regis Ribeiro" w:date="2026-05-19T11:08:00Z"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35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kubectl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36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 xml:space="preserve"> scale deployment 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37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lista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38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</w:t>
        </w:r>
        <w:proofErr w:type="spellStart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39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presenca</w:t>
        </w:r>
        <w:proofErr w:type="spellEnd"/>
        <w:r w:rsidRPr="00D52A50">
          <w:rPr>
            <w:rStyle w:val="CdigoHTML"/>
            <w:rFonts w:ascii="Arial" w:hAnsi="Arial" w:cs="Arial"/>
            <w:color w:val="444746"/>
            <w:sz w:val="21"/>
            <w:szCs w:val="21"/>
            <w:bdr w:val="none" w:sz="0" w:space="0" w:color="auto" w:frame="1"/>
            <w:lang w:val="en-US"/>
            <w:rPrChange w:id="940" w:author="Regis Ribeiro" w:date="2026-05-19T11:08:00Z">
              <w:rPr>
                <w:rStyle w:val="CdigoHTML"/>
                <w:rFonts w:ascii="Arial" w:hAnsi="Arial" w:cs="Arial"/>
                <w:color w:val="444746"/>
                <w:sz w:val="21"/>
                <w:szCs w:val="21"/>
                <w:bdr w:val="none" w:sz="0" w:space="0" w:color="auto" w:frame="1"/>
              </w:rPr>
            </w:rPrChange>
          </w:rPr>
          <w:t>-backend --replicas=2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941" w:author="Regis Ribeiro" w:date="2026-05-19T11:08:00Z"/>
          <w:rFonts w:ascii="Arial" w:hAnsi="Arial" w:cs="Arial"/>
          <w:color w:val="1F1F1F"/>
        </w:rPr>
      </w:pPr>
      <w:ins w:id="942" w:author="Regis Ribeiro" w:date="2026-05-19T11:08:00Z">
        <w:r>
          <w:rPr>
            <w:rFonts w:ascii="Arial" w:hAnsi="Arial" w:cs="Arial"/>
            <w:color w:val="1F1F1F"/>
          </w:rPr>
          <w:t xml:space="preserve">Aguarde novamente até que esta segunda réplica chegue a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2/2</w:t>
        </w:r>
        <w:r>
          <w:rPr>
            <w:rFonts w:ascii="Arial" w:hAnsi="Arial" w:cs="Arial"/>
            <w:color w:val="1F1F1F"/>
          </w:rPr>
          <w:t>.</w:t>
        </w:r>
      </w:ins>
    </w:p>
    <w:p w:rsidR="00D52A50" w:rsidRDefault="00A2413E" w:rsidP="00D52A50">
      <w:pPr>
        <w:spacing w:after="120"/>
        <w:rPr>
          <w:ins w:id="943" w:author="Regis Ribeiro" w:date="2026-05-19T11:08:00Z"/>
          <w:rFonts w:ascii="Arial" w:hAnsi="Arial" w:cs="Arial"/>
          <w:color w:val="1F1F1F"/>
        </w:rPr>
      </w:pPr>
      <w:ins w:id="944" w:author="Regis Ribeiro" w:date="2026-05-19T11:08:00Z">
        <w:r>
          <w:rPr>
            <w:rFonts w:ascii="Arial" w:hAnsi="Arial" w:cs="Arial"/>
            <w:noProof/>
            <w:color w:val="1F1F1F"/>
          </w:rPr>
          <w:pict>
            <v:rect id="_x0000_i1025" alt="" style="width:425.2pt;height:.05pt;mso-width-percent:0;mso-height-percent:0;mso-width-percent:0;mso-height-percent:0" o:hralign="center" o:hrstd="t" o:hrnoshade="t" o:hr="t" fillcolor="gray" stroked="f"/>
          </w:pic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945" w:author="Regis Ribeiro" w:date="2026-05-19T11:08:00Z"/>
          <w:rFonts w:ascii="Arial" w:hAnsi="Arial" w:cs="Arial"/>
          <w:color w:val="1F1F1F"/>
        </w:rPr>
      </w:pPr>
      <w:ins w:id="946" w:author="Regis Ribeiro" w:date="2026-05-19T11:08:00Z"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Nota sobre o futuro do seu HPA:</w:t>
        </w:r>
      </w:ins>
    </w:p>
    <w:p w:rsidR="00D52A50" w:rsidRDefault="00D52A50" w:rsidP="00D52A50">
      <w:pPr>
        <w:pStyle w:val="NormalWeb"/>
        <w:spacing w:before="0" w:beforeAutospacing="0" w:after="0" w:afterAutospacing="0"/>
        <w:rPr>
          <w:ins w:id="947" w:author="Regis Ribeiro" w:date="2026-05-19T11:08:00Z"/>
          <w:rFonts w:ascii="Arial" w:hAnsi="Arial" w:cs="Arial"/>
          <w:color w:val="1F1F1F"/>
        </w:rPr>
      </w:pPr>
      <w:ins w:id="948" w:author="Regis Ribeiro" w:date="2026-05-19T11:08:00Z">
        <w:r>
          <w:rPr>
            <w:rFonts w:ascii="Arial" w:hAnsi="Arial" w:cs="Arial"/>
            <w:color w:val="1F1F1F"/>
          </w:rPr>
          <w:t xml:space="preserve">Em arquiteturas de </w:t>
        </w:r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 xml:space="preserve">Edge </w:t>
        </w:r>
        <w:proofErr w:type="spellStart"/>
        <w:r>
          <w:rPr>
            <w:rFonts w:ascii="Arial" w:hAnsi="Arial" w:cs="Arial"/>
            <w:i/>
            <w:iCs/>
            <w:color w:val="1F1F1F"/>
            <w:bdr w:val="none" w:sz="0" w:space="0" w:color="auto" w:frame="1"/>
          </w:rPr>
          <w:t>Computing</w:t>
        </w:r>
        <w:proofErr w:type="spellEnd"/>
        <w:r>
          <w:rPr>
            <w:rFonts w:ascii="Arial" w:hAnsi="Arial" w:cs="Arial"/>
            <w:color w:val="1F1F1F"/>
          </w:rPr>
          <w:t xml:space="preserve"> com Java, o HPA baseado em CPU costuma ser traiçoeiro justamente por causa do pico de inicialização. Quando o cluster estiver estável novamente, o ideal será recriar o seu </w:t>
        </w:r>
        <w:proofErr w:type="spellStart"/>
        <w:proofErr w:type="gram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hpa.yaml</w:t>
        </w:r>
        <w:proofErr w:type="spellEnd"/>
        <w:proofErr w:type="gramEnd"/>
        <w:r>
          <w:rPr>
            <w:rFonts w:ascii="Arial" w:hAnsi="Arial" w:cs="Arial"/>
            <w:color w:val="1F1F1F"/>
          </w:rPr>
          <w:t xml:space="preserve">, mas ajustando o </w:t>
        </w:r>
        <w:proofErr w:type="spellStart"/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averageUtilization</w:t>
        </w:r>
        <w:proofErr w:type="spellEnd"/>
        <w:r>
          <w:rPr>
            <w:rFonts w:ascii="Arial" w:hAnsi="Arial" w:cs="Arial"/>
            <w:color w:val="1F1F1F"/>
          </w:rPr>
          <w:t xml:space="preserve"> para algo como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85%</w:t>
        </w:r>
        <w:r>
          <w:rPr>
            <w:rFonts w:ascii="Arial" w:hAnsi="Arial" w:cs="Arial"/>
            <w:color w:val="1F1F1F"/>
          </w:rPr>
          <w:t xml:space="preserve"> ou </w:t>
        </w:r>
        <w:r>
          <w:rPr>
            <w:rStyle w:val="CdigoHTML"/>
            <w:rFonts w:ascii="Arial" w:hAnsi="Arial" w:cs="Arial"/>
            <w:color w:val="444746"/>
            <w:bdr w:val="none" w:sz="0" w:space="0" w:color="auto" w:frame="1"/>
          </w:rPr>
          <w:t>90%</w:t>
        </w:r>
        <w:r>
          <w:rPr>
            <w:rFonts w:ascii="Arial" w:hAnsi="Arial" w:cs="Arial"/>
            <w:color w:val="1F1F1F"/>
          </w:rPr>
          <w:t xml:space="preserve">, ou mudando a métrica de escala de CPU para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Uso de Memória</w:t>
        </w:r>
        <w:r>
          <w:rPr>
            <w:rFonts w:ascii="Arial" w:hAnsi="Arial" w:cs="Arial"/>
            <w:color w:val="1F1F1F"/>
          </w:rPr>
          <w:t xml:space="preserve"> ou </w:t>
        </w:r>
        <w:r>
          <w:rPr>
            <w:rFonts w:ascii="Arial" w:hAnsi="Arial" w:cs="Arial"/>
            <w:b/>
            <w:bCs/>
            <w:color w:val="1F1F1F"/>
            <w:bdr w:val="none" w:sz="0" w:space="0" w:color="auto" w:frame="1"/>
          </w:rPr>
          <w:t>Requisições HTTP</w:t>
        </w:r>
        <w:r>
          <w:rPr>
            <w:rFonts w:ascii="Arial" w:hAnsi="Arial" w:cs="Arial"/>
            <w:color w:val="1F1F1F"/>
          </w:rPr>
          <w:t xml:space="preserve"> simultâneas, evitando que o simples ato de ligar a aplicação derrube os nós.</w:t>
        </w:r>
      </w:ins>
    </w:p>
    <w:p w:rsidR="00040288" w:rsidRDefault="00040288">
      <w:pPr>
        <w:pBdr>
          <w:bottom w:val="single" w:sz="4" w:space="0" w:color="DDDDDD"/>
        </w:pBdr>
        <w:spacing w:before="120" w:after="120"/>
      </w:pPr>
    </w:p>
    <w:p w:rsidR="00040288" w:rsidRDefault="009048A6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Documento gerado automaticamente a partir do histórico de sessão — </w:t>
      </w:r>
      <w:proofErr w:type="gramStart"/>
      <w:r>
        <w:rPr>
          <w:i/>
          <w:iCs/>
          <w:color w:val="AAAAAA"/>
          <w:sz w:val="18"/>
          <w:szCs w:val="18"/>
        </w:rPr>
        <w:t>Abril</w:t>
      </w:r>
      <w:proofErr w:type="gramEnd"/>
      <w:r>
        <w:rPr>
          <w:i/>
          <w:iCs/>
          <w:color w:val="AAAAAA"/>
          <w:sz w:val="18"/>
          <w:szCs w:val="18"/>
        </w:rPr>
        <w:t xml:space="preserve"> 2026</w:t>
      </w:r>
    </w:p>
    <w:sectPr w:rsidR="00040288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70172"/>
    <w:multiLevelType w:val="multilevel"/>
    <w:tmpl w:val="65DA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4D58"/>
    <w:multiLevelType w:val="multilevel"/>
    <w:tmpl w:val="E26E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B1AF3"/>
    <w:multiLevelType w:val="multilevel"/>
    <w:tmpl w:val="3674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6067F"/>
    <w:multiLevelType w:val="multilevel"/>
    <w:tmpl w:val="CCF6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B7849"/>
    <w:multiLevelType w:val="multilevel"/>
    <w:tmpl w:val="AB84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33B85"/>
    <w:multiLevelType w:val="multilevel"/>
    <w:tmpl w:val="5B2E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94883"/>
    <w:multiLevelType w:val="multilevel"/>
    <w:tmpl w:val="054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D1CDB"/>
    <w:multiLevelType w:val="multilevel"/>
    <w:tmpl w:val="747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6E31"/>
    <w:multiLevelType w:val="hybridMultilevel"/>
    <w:tmpl w:val="14E86F7A"/>
    <w:lvl w:ilvl="0" w:tplc="1DE8BBF8">
      <w:start w:val="1"/>
      <w:numFmt w:val="decimal"/>
      <w:lvlText w:val="%1."/>
      <w:lvlJc w:val="left"/>
      <w:pPr>
        <w:ind w:left="720" w:hanging="360"/>
      </w:pPr>
    </w:lvl>
    <w:lvl w:ilvl="1" w:tplc="C004FE14">
      <w:numFmt w:val="decimal"/>
      <w:lvlText w:val=""/>
      <w:lvlJc w:val="left"/>
    </w:lvl>
    <w:lvl w:ilvl="2" w:tplc="E702BD46">
      <w:numFmt w:val="decimal"/>
      <w:lvlText w:val=""/>
      <w:lvlJc w:val="left"/>
    </w:lvl>
    <w:lvl w:ilvl="3" w:tplc="B79A1EA8">
      <w:numFmt w:val="decimal"/>
      <w:lvlText w:val=""/>
      <w:lvlJc w:val="left"/>
    </w:lvl>
    <w:lvl w:ilvl="4" w:tplc="6952F914">
      <w:numFmt w:val="decimal"/>
      <w:lvlText w:val=""/>
      <w:lvlJc w:val="left"/>
    </w:lvl>
    <w:lvl w:ilvl="5" w:tplc="002859A4">
      <w:numFmt w:val="decimal"/>
      <w:lvlText w:val=""/>
      <w:lvlJc w:val="left"/>
    </w:lvl>
    <w:lvl w:ilvl="6" w:tplc="61E28F70">
      <w:numFmt w:val="decimal"/>
      <w:lvlText w:val=""/>
      <w:lvlJc w:val="left"/>
    </w:lvl>
    <w:lvl w:ilvl="7" w:tplc="22128F34">
      <w:numFmt w:val="decimal"/>
      <w:lvlText w:val=""/>
      <w:lvlJc w:val="left"/>
    </w:lvl>
    <w:lvl w:ilvl="8" w:tplc="23221C56">
      <w:numFmt w:val="decimal"/>
      <w:lvlText w:val=""/>
      <w:lvlJc w:val="left"/>
    </w:lvl>
  </w:abstractNum>
  <w:abstractNum w:abstractNumId="9" w15:restartNumberingAfterBreak="0">
    <w:nsid w:val="3D1B71C5"/>
    <w:multiLevelType w:val="multilevel"/>
    <w:tmpl w:val="B92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13902"/>
    <w:multiLevelType w:val="multilevel"/>
    <w:tmpl w:val="7276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C7B20"/>
    <w:multiLevelType w:val="multilevel"/>
    <w:tmpl w:val="AB6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E55F5"/>
    <w:multiLevelType w:val="hybridMultilevel"/>
    <w:tmpl w:val="AA2E5760"/>
    <w:lvl w:ilvl="0" w:tplc="5AFC0762">
      <w:start w:val="1"/>
      <w:numFmt w:val="bullet"/>
      <w:lvlText w:val="•"/>
      <w:lvlJc w:val="left"/>
      <w:pPr>
        <w:ind w:left="720" w:hanging="360"/>
      </w:pPr>
    </w:lvl>
    <w:lvl w:ilvl="1" w:tplc="A2EA91FA">
      <w:start w:val="1"/>
      <w:numFmt w:val="bullet"/>
      <w:lvlText w:val="◦"/>
      <w:lvlJc w:val="left"/>
      <w:pPr>
        <w:ind w:left="1080" w:hanging="360"/>
      </w:pPr>
    </w:lvl>
    <w:lvl w:ilvl="2" w:tplc="9B46541A">
      <w:numFmt w:val="decimal"/>
      <w:lvlText w:val=""/>
      <w:lvlJc w:val="left"/>
    </w:lvl>
    <w:lvl w:ilvl="3" w:tplc="055A9D28">
      <w:numFmt w:val="decimal"/>
      <w:lvlText w:val=""/>
      <w:lvlJc w:val="left"/>
    </w:lvl>
    <w:lvl w:ilvl="4" w:tplc="7EA2B1CA">
      <w:numFmt w:val="decimal"/>
      <w:lvlText w:val=""/>
      <w:lvlJc w:val="left"/>
    </w:lvl>
    <w:lvl w:ilvl="5" w:tplc="0FB4CDD8">
      <w:numFmt w:val="decimal"/>
      <w:lvlText w:val=""/>
      <w:lvlJc w:val="left"/>
    </w:lvl>
    <w:lvl w:ilvl="6" w:tplc="745090F8">
      <w:numFmt w:val="decimal"/>
      <w:lvlText w:val=""/>
      <w:lvlJc w:val="left"/>
    </w:lvl>
    <w:lvl w:ilvl="7" w:tplc="1988C7A8">
      <w:numFmt w:val="decimal"/>
      <w:lvlText w:val=""/>
      <w:lvlJc w:val="left"/>
    </w:lvl>
    <w:lvl w:ilvl="8" w:tplc="EA24E474">
      <w:numFmt w:val="decimal"/>
      <w:lvlText w:val=""/>
      <w:lvlJc w:val="left"/>
    </w:lvl>
  </w:abstractNum>
  <w:abstractNum w:abstractNumId="13" w15:restartNumberingAfterBreak="0">
    <w:nsid w:val="5EE83662"/>
    <w:multiLevelType w:val="multilevel"/>
    <w:tmpl w:val="338E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8308E"/>
    <w:multiLevelType w:val="multilevel"/>
    <w:tmpl w:val="C982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5D73BF"/>
    <w:multiLevelType w:val="multilevel"/>
    <w:tmpl w:val="8BD8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0D1281"/>
    <w:multiLevelType w:val="hybridMultilevel"/>
    <w:tmpl w:val="02863F26"/>
    <w:lvl w:ilvl="0" w:tplc="13FC2836">
      <w:start w:val="1"/>
      <w:numFmt w:val="bullet"/>
      <w:lvlText w:val="●"/>
      <w:lvlJc w:val="left"/>
      <w:pPr>
        <w:ind w:left="720" w:hanging="360"/>
      </w:pPr>
    </w:lvl>
    <w:lvl w:ilvl="1" w:tplc="292A9104">
      <w:start w:val="1"/>
      <w:numFmt w:val="bullet"/>
      <w:lvlText w:val="○"/>
      <w:lvlJc w:val="left"/>
      <w:pPr>
        <w:ind w:left="1440" w:hanging="360"/>
      </w:pPr>
    </w:lvl>
    <w:lvl w:ilvl="2" w:tplc="D1B0CBFA">
      <w:start w:val="1"/>
      <w:numFmt w:val="bullet"/>
      <w:lvlText w:val="■"/>
      <w:lvlJc w:val="left"/>
      <w:pPr>
        <w:ind w:left="2160" w:hanging="360"/>
      </w:pPr>
    </w:lvl>
    <w:lvl w:ilvl="3" w:tplc="AE2EA594">
      <w:start w:val="1"/>
      <w:numFmt w:val="bullet"/>
      <w:lvlText w:val="●"/>
      <w:lvlJc w:val="left"/>
      <w:pPr>
        <w:ind w:left="2880" w:hanging="360"/>
      </w:pPr>
    </w:lvl>
    <w:lvl w:ilvl="4" w:tplc="CAFA846C">
      <w:start w:val="1"/>
      <w:numFmt w:val="bullet"/>
      <w:lvlText w:val="○"/>
      <w:lvlJc w:val="left"/>
      <w:pPr>
        <w:ind w:left="3600" w:hanging="360"/>
      </w:pPr>
    </w:lvl>
    <w:lvl w:ilvl="5" w:tplc="AF70E4BE">
      <w:start w:val="1"/>
      <w:numFmt w:val="bullet"/>
      <w:lvlText w:val="■"/>
      <w:lvlJc w:val="left"/>
      <w:pPr>
        <w:ind w:left="4320" w:hanging="360"/>
      </w:pPr>
    </w:lvl>
    <w:lvl w:ilvl="6" w:tplc="D3DAEC4A">
      <w:start w:val="1"/>
      <w:numFmt w:val="bullet"/>
      <w:lvlText w:val="●"/>
      <w:lvlJc w:val="left"/>
      <w:pPr>
        <w:ind w:left="5040" w:hanging="360"/>
      </w:pPr>
    </w:lvl>
    <w:lvl w:ilvl="7" w:tplc="9B0EEFB8">
      <w:start w:val="1"/>
      <w:numFmt w:val="bullet"/>
      <w:lvlText w:val="●"/>
      <w:lvlJc w:val="left"/>
      <w:pPr>
        <w:ind w:left="5760" w:hanging="360"/>
      </w:pPr>
    </w:lvl>
    <w:lvl w:ilvl="8" w:tplc="F97A682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01949E8"/>
    <w:multiLevelType w:val="multilevel"/>
    <w:tmpl w:val="0F4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C4F1B"/>
    <w:multiLevelType w:val="multilevel"/>
    <w:tmpl w:val="1AC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593550">
    <w:abstractNumId w:val="16"/>
    <w:lvlOverride w:ilvl="0">
      <w:startOverride w:val="1"/>
    </w:lvlOverride>
  </w:num>
  <w:num w:numId="2" w16cid:durableId="2105412839">
    <w:abstractNumId w:val="12"/>
    <w:lvlOverride w:ilvl="0">
      <w:startOverride w:val="1"/>
    </w:lvlOverride>
  </w:num>
  <w:num w:numId="3" w16cid:durableId="87041045">
    <w:abstractNumId w:val="8"/>
    <w:lvlOverride w:ilvl="0">
      <w:startOverride w:val="1"/>
    </w:lvlOverride>
  </w:num>
  <w:num w:numId="4" w16cid:durableId="169563039">
    <w:abstractNumId w:val="11"/>
  </w:num>
  <w:num w:numId="5" w16cid:durableId="892079189">
    <w:abstractNumId w:val="6"/>
  </w:num>
  <w:num w:numId="6" w16cid:durableId="183129870">
    <w:abstractNumId w:val="9"/>
  </w:num>
  <w:num w:numId="7" w16cid:durableId="1704018756">
    <w:abstractNumId w:val="17"/>
  </w:num>
  <w:num w:numId="8" w16cid:durableId="2095783733">
    <w:abstractNumId w:val="5"/>
  </w:num>
  <w:num w:numId="9" w16cid:durableId="2106487405">
    <w:abstractNumId w:val="13"/>
  </w:num>
  <w:num w:numId="10" w16cid:durableId="1209688730">
    <w:abstractNumId w:val="1"/>
  </w:num>
  <w:num w:numId="11" w16cid:durableId="804661328">
    <w:abstractNumId w:val="4"/>
  </w:num>
  <w:num w:numId="12" w16cid:durableId="319038170">
    <w:abstractNumId w:val="3"/>
  </w:num>
  <w:num w:numId="13" w16cid:durableId="87581157">
    <w:abstractNumId w:val="10"/>
  </w:num>
  <w:num w:numId="14" w16cid:durableId="287710255">
    <w:abstractNumId w:val="14"/>
  </w:num>
  <w:num w:numId="15" w16cid:durableId="270285795">
    <w:abstractNumId w:val="18"/>
  </w:num>
  <w:num w:numId="16" w16cid:durableId="848762522">
    <w:abstractNumId w:val="2"/>
  </w:num>
  <w:num w:numId="17" w16cid:durableId="308479008">
    <w:abstractNumId w:val="7"/>
  </w:num>
  <w:num w:numId="18" w16cid:durableId="93943332">
    <w:abstractNumId w:val="15"/>
  </w:num>
  <w:num w:numId="19" w16cid:durableId="9111614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egis Ribeiro">
    <w15:presenceInfo w15:providerId="Windows Live" w15:userId="c90a5a5901810b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88"/>
    <w:rsid w:val="00040288"/>
    <w:rsid w:val="009048A6"/>
    <w:rsid w:val="00A2413E"/>
    <w:rsid w:val="00D5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4010"/>
  <w15:docId w15:val="{8BF5F3A2-FD22-BD4F-B56A-D7D2B735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A50"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3C5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spacing w:before="200" w:after="80"/>
      <w:outlineLvl w:val="2"/>
    </w:pPr>
    <w:rPr>
      <w:b/>
      <w:bCs/>
      <w:color w:val="1A3C5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Reviso">
    <w:name w:val="Revision"/>
    <w:hidden/>
    <w:uiPriority w:val="99"/>
    <w:semiHidden/>
    <w:rsid w:val="00D52A50"/>
  </w:style>
  <w:style w:type="character" w:customStyle="1" w:styleId="Ttulo3Char">
    <w:name w:val="Título 3 Char"/>
    <w:basedOn w:val="Fontepargpadro"/>
    <w:link w:val="Ttulo3"/>
    <w:uiPriority w:val="9"/>
    <w:rsid w:val="00D52A50"/>
    <w:rPr>
      <w:b/>
      <w:bCs/>
      <w:color w:val="1A3C5E"/>
    </w:rPr>
  </w:style>
  <w:style w:type="character" w:customStyle="1" w:styleId="ng-tns-c512698880-236">
    <w:name w:val="ng-tns-c512698880-236"/>
    <w:basedOn w:val="Fontepargpadro"/>
    <w:rsid w:val="00D52A5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2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2A5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D52A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D52A50"/>
  </w:style>
  <w:style w:type="character" w:customStyle="1" w:styleId="hljs-string">
    <w:name w:val="hljs-string"/>
    <w:basedOn w:val="Fontepargpadro"/>
    <w:rsid w:val="00D52A50"/>
  </w:style>
  <w:style w:type="character" w:customStyle="1" w:styleId="hljs-subst">
    <w:name w:val="hljs-subst"/>
    <w:basedOn w:val="Fontepargpadro"/>
    <w:rsid w:val="00D52A50"/>
  </w:style>
  <w:style w:type="character" w:customStyle="1" w:styleId="hljs-builtin">
    <w:name w:val="hljs-built_in"/>
    <w:basedOn w:val="Fontepargpadro"/>
    <w:rsid w:val="00D52A50"/>
  </w:style>
  <w:style w:type="character" w:customStyle="1" w:styleId="hljs-number">
    <w:name w:val="hljs-number"/>
    <w:basedOn w:val="Fontepargpadro"/>
    <w:rsid w:val="00D52A50"/>
  </w:style>
  <w:style w:type="paragraph" w:styleId="NormalWeb">
    <w:name w:val="Normal (Web)"/>
    <w:basedOn w:val="Normal"/>
    <w:uiPriority w:val="99"/>
    <w:semiHidden/>
    <w:unhideWhenUsed/>
    <w:rsid w:val="00D52A50"/>
    <w:pPr>
      <w:spacing w:before="100" w:beforeAutospacing="1" w:after="100" w:afterAutospacing="1"/>
    </w:pPr>
  </w:style>
  <w:style w:type="character" w:customStyle="1" w:styleId="ng-tns-c512698880-237">
    <w:name w:val="ng-tns-c512698880-237"/>
    <w:basedOn w:val="Fontepargpadro"/>
    <w:rsid w:val="00D52A50"/>
  </w:style>
  <w:style w:type="character" w:customStyle="1" w:styleId="hljs-variable">
    <w:name w:val="hljs-variable"/>
    <w:basedOn w:val="Fontepargpadro"/>
    <w:rsid w:val="00D52A50"/>
  </w:style>
  <w:style w:type="character" w:customStyle="1" w:styleId="ng-tns-c512698880-238">
    <w:name w:val="ng-tns-c512698880-238"/>
    <w:basedOn w:val="Fontepargpadro"/>
    <w:rsid w:val="00D52A50"/>
  </w:style>
  <w:style w:type="character" w:customStyle="1" w:styleId="hljs-attr">
    <w:name w:val="hljs-attr"/>
    <w:basedOn w:val="Fontepargpadro"/>
    <w:rsid w:val="00D52A50"/>
  </w:style>
  <w:style w:type="character" w:customStyle="1" w:styleId="hljs-bullet">
    <w:name w:val="hljs-bullet"/>
    <w:basedOn w:val="Fontepargpadro"/>
    <w:rsid w:val="00D52A50"/>
  </w:style>
  <w:style w:type="character" w:customStyle="1" w:styleId="ng-tns-c512698880-239">
    <w:name w:val="ng-tns-c512698880-239"/>
    <w:basedOn w:val="Fontepargpadro"/>
    <w:rsid w:val="00D52A50"/>
  </w:style>
  <w:style w:type="character" w:customStyle="1" w:styleId="ng-tns-c512698880-240">
    <w:name w:val="ng-tns-c512698880-240"/>
    <w:basedOn w:val="Fontepargpadro"/>
    <w:rsid w:val="00D52A50"/>
  </w:style>
  <w:style w:type="character" w:customStyle="1" w:styleId="ng-tns-c512698880-241">
    <w:name w:val="ng-tns-c512698880-241"/>
    <w:basedOn w:val="Fontepargpadro"/>
    <w:rsid w:val="00D52A50"/>
  </w:style>
  <w:style w:type="character" w:customStyle="1" w:styleId="ng-tns-c512698880-242">
    <w:name w:val="ng-tns-c512698880-242"/>
    <w:basedOn w:val="Fontepargpadro"/>
    <w:rsid w:val="00D52A50"/>
  </w:style>
  <w:style w:type="character" w:customStyle="1" w:styleId="hljs-comment">
    <w:name w:val="hljs-comment"/>
    <w:basedOn w:val="Fontepargpadro"/>
    <w:rsid w:val="00D52A50"/>
  </w:style>
  <w:style w:type="character" w:customStyle="1" w:styleId="ng-tns-c512698880-139">
    <w:name w:val="ng-tns-c512698880-139"/>
    <w:basedOn w:val="Fontepargpadro"/>
    <w:rsid w:val="00D52A50"/>
  </w:style>
  <w:style w:type="character" w:customStyle="1" w:styleId="ng-tns-c512698880-140">
    <w:name w:val="ng-tns-c512698880-140"/>
    <w:basedOn w:val="Fontepargpadro"/>
    <w:rsid w:val="00D52A50"/>
  </w:style>
  <w:style w:type="character" w:customStyle="1" w:styleId="ng-tns-c512698880-141">
    <w:name w:val="ng-tns-c512698880-141"/>
    <w:basedOn w:val="Fontepargpadro"/>
    <w:rsid w:val="00D52A50"/>
  </w:style>
  <w:style w:type="character" w:customStyle="1" w:styleId="ng-tns-c512698880-142">
    <w:name w:val="ng-tns-c512698880-142"/>
    <w:basedOn w:val="Fontepargpadro"/>
    <w:rsid w:val="00D52A50"/>
  </w:style>
  <w:style w:type="character" w:customStyle="1" w:styleId="ng-tns-c512698880-143">
    <w:name w:val="ng-tns-c512698880-143"/>
    <w:basedOn w:val="Fontepargpadro"/>
    <w:rsid w:val="00D52A50"/>
  </w:style>
  <w:style w:type="character" w:customStyle="1" w:styleId="ng-tns-c512698880-144">
    <w:name w:val="ng-tns-c512698880-144"/>
    <w:basedOn w:val="Fontepargpadro"/>
    <w:rsid w:val="00D52A50"/>
  </w:style>
  <w:style w:type="character" w:customStyle="1" w:styleId="ng-tns-c512698880-145">
    <w:name w:val="ng-tns-c512698880-145"/>
    <w:basedOn w:val="Fontepargpadro"/>
    <w:rsid w:val="00D52A50"/>
  </w:style>
  <w:style w:type="character" w:customStyle="1" w:styleId="ng-tns-c512698880-146">
    <w:name w:val="ng-tns-c512698880-146"/>
    <w:basedOn w:val="Fontepargpadro"/>
    <w:rsid w:val="00D52A50"/>
  </w:style>
  <w:style w:type="character" w:customStyle="1" w:styleId="ng-tns-c512698880-147">
    <w:name w:val="ng-tns-c512698880-147"/>
    <w:basedOn w:val="Fontepargpadro"/>
    <w:rsid w:val="00D52A50"/>
  </w:style>
  <w:style w:type="character" w:customStyle="1" w:styleId="ng-tns-c512698880-148">
    <w:name w:val="ng-tns-c512698880-148"/>
    <w:basedOn w:val="Fontepargpadro"/>
    <w:rsid w:val="00D52A50"/>
  </w:style>
  <w:style w:type="character" w:customStyle="1" w:styleId="ng-tns-c512698880-149">
    <w:name w:val="ng-tns-c512698880-149"/>
    <w:basedOn w:val="Fontepargpadro"/>
    <w:rsid w:val="00D52A50"/>
  </w:style>
  <w:style w:type="character" w:customStyle="1" w:styleId="ng-tns-c512698880-150">
    <w:name w:val="ng-tns-c512698880-150"/>
    <w:basedOn w:val="Fontepargpadro"/>
    <w:rsid w:val="00D52A50"/>
  </w:style>
  <w:style w:type="character" w:customStyle="1" w:styleId="ng-tns-c512698880-151">
    <w:name w:val="ng-tns-c512698880-151"/>
    <w:basedOn w:val="Fontepargpadro"/>
    <w:rsid w:val="00D52A50"/>
  </w:style>
  <w:style w:type="character" w:customStyle="1" w:styleId="ng-tns-c512698880-152">
    <w:name w:val="ng-tns-c512698880-152"/>
    <w:basedOn w:val="Fontepargpadro"/>
    <w:rsid w:val="00D52A50"/>
  </w:style>
  <w:style w:type="character" w:customStyle="1" w:styleId="ng-tns-c512698880-153">
    <w:name w:val="ng-tns-c512698880-153"/>
    <w:basedOn w:val="Fontepargpadro"/>
    <w:rsid w:val="00D52A50"/>
  </w:style>
  <w:style w:type="character" w:customStyle="1" w:styleId="ng-tns-c512698880-154">
    <w:name w:val="ng-tns-c512698880-154"/>
    <w:basedOn w:val="Fontepargpadro"/>
    <w:rsid w:val="00D52A50"/>
  </w:style>
  <w:style w:type="character" w:customStyle="1" w:styleId="ng-tns-c512698880-155">
    <w:name w:val="ng-tns-c512698880-155"/>
    <w:basedOn w:val="Fontepargpadro"/>
    <w:rsid w:val="00D52A50"/>
  </w:style>
  <w:style w:type="character" w:customStyle="1" w:styleId="ng-tns-c512698880-156">
    <w:name w:val="ng-tns-c512698880-156"/>
    <w:basedOn w:val="Fontepargpadro"/>
    <w:rsid w:val="00D52A50"/>
  </w:style>
  <w:style w:type="character" w:customStyle="1" w:styleId="ng-tns-c512698880-157">
    <w:name w:val="ng-tns-c512698880-157"/>
    <w:basedOn w:val="Fontepargpadro"/>
    <w:rsid w:val="00D52A50"/>
  </w:style>
  <w:style w:type="character" w:customStyle="1" w:styleId="ng-tns-c512698880-158">
    <w:name w:val="ng-tns-c512698880-158"/>
    <w:basedOn w:val="Fontepargpadro"/>
    <w:rsid w:val="00D52A50"/>
  </w:style>
  <w:style w:type="character" w:customStyle="1" w:styleId="ng-tns-c512698880-159">
    <w:name w:val="ng-tns-c512698880-159"/>
    <w:basedOn w:val="Fontepargpadro"/>
    <w:rsid w:val="00D52A50"/>
  </w:style>
  <w:style w:type="character" w:customStyle="1" w:styleId="ng-tns-c512698880-160">
    <w:name w:val="ng-tns-c512698880-160"/>
    <w:basedOn w:val="Fontepargpadro"/>
    <w:rsid w:val="00D52A50"/>
  </w:style>
  <w:style w:type="character" w:customStyle="1" w:styleId="ng-tns-c512698880-124">
    <w:name w:val="ng-tns-c512698880-124"/>
    <w:basedOn w:val="Fontepargpadro"/>
    <w:rsid w:val="00D52A50"/>
  </w:style>
  <w:style w:type="character" w:customStyle="1" w:styleId="ng-tns-c512698880-125">
    <w:name w:val="ng-tns-c512698880-125"/>
    <w:basedOn w:val="Fontepargpadro"/>
    <w:rsid w:val="00D52A50"/>
  </w:style>
  <w:style w:type="character" w:customStyle="1" w:styleId="ng-tns-c512698880-126">
    <w:name w:val="ng-tns-c512698880-126"/>
    <w:basedOn w:val="Fontepargpadro"/>
    <w:rsid w:val="00D52A50"/>
  </w:style>
  <w:style w:type="character" w:customStyle="1" w:styleId="ng-tns-c512698880-127">
    <w:name w:val="ng-tns-c512698880-127"/>
    <w:basedOn w:val="Fontepargpadro"/>
    <w:rsid w:val="00D52A50"/>
  </w:style>
  <w:style w:type="character" w:customStyle="1" w:styleId="ng-tns-c512698880-128">
    <w:name w:val="ng-tns-c512698880-128"/>
    <w:basedOn w:val="Fontepargpadro"/>
    <w:rsid w:val="00D52A50"/>
  </w:style>
  <w:style w:type="character" w:customStyle="1" w:styleId="ng-tns-c512698880-164">
    <w:name w:val="ng-tns-c512698880-164"/>
    <w:basedOn w:val="Fontepargpadro"/>
    <w:rsid w:val="00D52A50"/>
  </w:style>
  <w:style w:type="character" w:customStyle="1" w:styleId="ng-tns-c512698880-165">
    <w:name w:val="ng-tns-c512698880-165"/>
    <w:basedOn w:val="Fontepargpadro"/>
    <w:rsid w:val="00D52A50"/>
  </w:style>
  <w:style w:type="character" w:customStyle="1" w:styleId="ng-tns-c512698880-166">
    <w:name w:val="ng-tns-c512698880-166"/>
    <w:basedOn w:val="Fontepargpadro"/>
    <w:rsid w:val="00D52A50"/>
  </w:style>
  <w:style w:type="character" w:customStyle="1" w:styleId="ng-tns-c512698880-167">
    <w:name w:val="ng-tns-c512698880-167"/>
    <w:basedOn w:val="Fontepargpadro"/>
    <w:rsid w:val="00D52A50"/>
  </w:style>
  <w:style w:type="character" w:customStyle="1" w:styleId="ng-tns-c512698880-168">
    <w:name w:val="ng-tns-c512698880-168"/>
    <w:basedOn w:val="Fontepargpadro"/>
    <w:rsid w:val="00D52A50"/>
  </w:style>
  <w:style w:type="character" w:customStyle="1" w:styleId="ng-tns-c512698880-169">
    <w:name w:val="ng-tns-c512698880-169"/>
    <w:basedOn w:val="Fontepargpadro"/>
    <w:rsid w:val="00D52A50"/>
  </w:style>
  <w:style w:type="character" w:customStyle="1" w:styleId="ng-tns-c512698880-170">
    <w:name w:val="ng-tns-c512698880-170"/>
    <w:basedOn w:val="Fontepargpadro"/>
    <w:rsid w:val="00D52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49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4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9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6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7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4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0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6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30</Pages>
  <Words>7614</Words>
  <Characters>41121</Characters>
  <Application>Microsoft Office Word</Application>
  <DocSecurity>0</DocSecurity>
  <Lines>342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Regis Ribeiro</cp:lastModifiedBy>
  <cp:revision>1</cp:revision>
  <dcterms:created xsi:type="dcterms:W3CDTF">2026-04-21T17:04:00Z</dcterms:created>
  <dcterms:modified xsi:type="dcterms:W3CDTF">2026-05-19T14:16:00Z</dcterms:modified>
</cp:coreProperties>
</file>